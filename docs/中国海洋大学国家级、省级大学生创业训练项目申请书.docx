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D9E0" w14:textId="77777777" w:rsidR="0010764F" w:rsidRDefault="00000000">
      <w:pPr>
        <w:spacing w:before="312" w:after="312"/>
        <w:jc w:val="left"/>
        <w:rPr>
          <w:rFonts w:ascii="黑体" w:eastAsia="黑体" w:hAnsi="黑体" w:cs="黑体" w:hint="eastAsia"/>
          <w:sz w:val="32"/>
          <w:szCs w:val="32"/>
        </w:rPr>
      </w:pPr>
      <w:r>
        <w:rPr>
          <w:rFonts w:ascii="黑体" w:eastAsia="黑体" w:hAnsi="黑体" w:cs="黑体" w:hint="eastAsia"/>
          <w:sz w:val="32"/>
          <w:szCs w:val="32"/>
        </w:rPr>
        <w:t>附件1</w:t>
      </w:r>
    </w:p>
    <w:p w14:paraId="46753F9E" w14:textId="77777777" w:rsidR="0010764F" w:rsidRDefault="00000000">
      <w:pPr>
        <w:spacing w:before="312" w:after="312"/>
        <w:jc w:val="center"/>
        <w:rPr>
          <w:rFonts w:ascii="黑体" w:eastAsia="黑体"/>
          <w:sz w:val="36"/>
          <w:szCs w:val="36"/>
        </w:rPr>
      </w:pPr>
      <w:r>
        <w:rPr>
          <w:rFonts w:eastAsia="黑体" w:hint="eastAsia"/>
          <w:sz w:val="36"/>
          <w:szCs w:val="36"/>
        </w:rPr>
        <w:t>大学生创业训练项目</w:t>
      </w:r>
      <w:r>
        <w:rPr>
          <w:rFonts w:ascii="黑体" w:eastAsia="黑体" w:hint="eastAsia"/>
          <w:sz w:val="36"/>
          <w:szCs w:val="36"/>
        </w:rPr>
        <w:t>申请书</w:t>
      </w:r>
    </w:p>
    <w:p w14:paraId="1B1667B1" w14:textId="77777777" w:rsidR="0010764F" w:rsidRDefault="0010764F">
      <w:pPr>
        <w:spacing w:line="620" w:lineRule="exact"/>
        <w:jc w:val="center"/>
        <w:rPr>
          <w:rFonts w:ascii="宋体" w:hAnsi="宋体" w:hint="eastAsia"/>
          <w:b/>
          <w:bCs/>
          <w:color w:val="000000"/>
          <w:sz w:val="44"/>
          <w:szCs w:val="44"/>
        </w:rPr>
      </w:pPr>
    </w:p>
    <w:p w14:paraId="4594BC3B" w14:textId="77777777" w:rsidR="0010764F" w:rsidRDefault="0010764F">
      <w:pPr>
        <w:ind w:firstLineChars="200" w:firstLine="580"/>
        <w:rPr>
          <w:rFonts w:ascii="宋体" w:hAnsi="宋体" w:hint="eastAsia"/>
          <w:color w:val="000000"/>
          <w:sz w:val="29"/>
        </w:rPr>
      </w:pPr>
    </w:p>
    <w:p w14:paraId="7605EF7C" w14:textId="6A549E3E" w:rsidR="0010764F"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项目名称</w:t>
      </w:r>
      <w:r>
        <w:rPr>
          <w:rFonts w:ascii="黑体" w:eastAsia="黑体" w:hAnsi="宋体" w:hint="eastAsia"/>
          <w:color w:val="000000"/>
          <w:sz w:val="30"/>
          <w:szCs w:val="30"/>
          <w:u w:val="single"/>
        </w:rPr>
        <w:t xml:space="preserve"> </w:t>
      </w:r>
      <w:r w:rsidR="008E1E03" w:rsidRPr="008E1E03">
        <w:rPr>
          <w:rFonts w:ascii="黑体" w:eastAsia="黑体" w:hAnsi="宋体"/>
          <w:color w:val="000000"/>
          <w:sz w:val="30"/>
          <w:szCs w:val="30"/>
          <w:u w:val="single"/>
        </w:rPr>
        <w:t>地球Online：海洋篇</w:t>
      </w:r>
      <w:r w:rsidR="008E1E03" w:rsidRPr="008E1E03">
        <w:rPr>
          <w:rFonts w:ascii="黑体" w:eastAsia="黑体" w:hAnsi="宋体"/>
          <w:color w:val="000000"/>
          <w:sz w:val="30"/>
          <w:szCs w:val="30"/>
          <w:u w:val="single"/>
        </w:rPr>
        <w:t>——</w:t>
      </w:r>
      <w:r w:rsidR="008E1E03" w:rsidRPr="008E1E03">
        <w:rPr>
          <w:rFonts w:ascii="黑体" w:eastAsia="黑体" w:hAnsi="宋体"/>
          <w:color w:val="000000"/>
          <w:sz w:val="30"/>
          <w:szCs w:val="30"/>
          <w:u w:val="single"/>
        </w:rPr>
        <w:t>基于</w:t>
      </w:r>
      <w:del w:id="0" w:author="by6801@outlook.com" w:date="2026-06-12T20:37:00Z" w16du:dateUtc="2026-06-12T12:37:00Z">
        <w:r w:rsidR="008E1E03" w:rsidRPr="008E1E03" w:rsidDel="00D25F34">
          <w:rPr>
            <w:rFonts w:ascii="黑体" w:eastAsia="黑体" w:hAnsi="宋体"/>
            <w:color w:val="000000"/>
            <w:sz w:val="30"/>
            <w:szCs w:val="30"/>
            <w:u w:val="single"/>
          </w:rPr>
          <w:delText>物理</w:delText>
        </w:r>
      </w:del>
      <w:r w:rsidR="008E1E03" w:rsidRPr="008E1E03">
        <w:rPr>
          <w:rFonts w:ascii="黑体" w:eastAsia="黑体" w:hAnsi="宋体"/>
          <w:color w:val="000000"/>
          <w:sz w:val="30"/>
          <w:szCs w:val="30"/>
          <w:u w:val="single"/>
        </w:rPr>
        <w:t>海洋</w:t>
      </w:r>
      <w:commentRangeStart w:id="1"/>
      <w:ins w:id="2" w:author="by6801@outlook.com" w:date="2026-06-12T20:37:00Z" w16du:dateUtc="2026-06-12T12:37:00Z">
        <w:r w:rsidR="00D25F34">
          <w:rPr>
            <w:rFonts w:ascii="黑体" w:eastAsia="黑体" w:hAnsi="宋体" w:hint="eastAsia"/>
            <w:color w:val="000000"/>
            <w:sz w:val="30"/>
            <w:szCs w:val="30"/>
            <w:u w:val="single"/>
          </w:rPr>
          <w:t>水文</w:t>
        </w:r>
      </w:ins>
      <w:ins w:id="3" w:author="by6801@outlook.com" w:date="2026-06-12T20:48:00Z" w16du:dateUtc="2026-06-12T12:48:00Z">
        <w:r w:rsidR="00F96431">
          <w:rPr>
            <w:rFonts w:ascii="黑体" w:eastAsia="黑体" w:hAnsi="宋体" w:hint="eastAsia"/>
            <w:color w:val="000000"/>
            <w:sz w:val="30"/>
            <w:szCs w:val="30"/>
            <w:u w:val="single"/>
          </w:rPr>
          <w:t>气象</w:t>
        </w:r>
      </w:ins>
      <w:commentRangeEnd w:id="1"/>
      <w:r w:rsidR="00F96431" w:rsidRPr="008E1E03">
        <w:rPr>
          <w:rStyle w:val="a9"/>
          <w:rFonts w:ascii="黑体" w:eastAsia="黑体" w:hAnsi="宋体"/>
          <w:color w:val="000000"/>
          <w:sz w:val="30"/>
          <w:szCs w:val="30"/>
          <w:u w:val="single"/>
        </w:rPr>
        <w:commentReference w:id="1"/>
      </w:r>
      <w:r w:rsidR="008E1E03" w:rsidRPr="008E1E03">
        <w:rPr>
          <w:rFonts w:ascii="黑体" w:eastAsia="黑体" w:hAnsi="宋体"/>
          <w:color w:val="000000"/>
          <w:sz w:val="30"/>
          <w:szCs w:val="30"/>
          <w:u w:val="single"/>
        </w:rPr>
        <w:t>数据的游戏化探索平台</w:t>
      </w:r>
      <w:r>
        <w:rPr>
          <w:rFonts w:ascii="黑体" w:eastAsia="黑体" w:hAnsi="宋体" w:hint="eastAsia"/>
          <w:color w:val="000000"/>
          <w:sz w:val="30"/>
          <w:szCs w:val="30"/>
          <w:u w:val="single"/>
        </w:rPr>
        <w:t xml:space="preserve">                          </w:t>
      </w:r>
    </w:p>
    <w:p w14:paraId="5CC14FE5" w14:textId="2C971F1D" w:rsidR="0010764F"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项目负责人</w:t>
      </w:r>
      <w:r>
        <w:rPr>
          <w:rFonts w:ascii="黑体" w:eastAsia="黑体" w:hAnsi="宋体" w:hint="eastAsia"/>
          <w:color w:val="000000"/>
          <w:sz w:val="30"/>
          <w:szCs w:val="30"/>
          <w:u w:val="single"/>
        </w:rPr>
        <w:t xml:space="preserve">   </w:t>
      </w:r>
      <w:r w:rsidR="000C7325">
        <w:rPr>
          <w:rFonts w:ascii="黑体" w:eastAsia="黑体" w:hAnsi="宋体" w:hint="eastAsia"/>
          <w:color w:val="000000"/>
          <w:sz w:val="30"/>
          <w:szCs w:val="30"/>
          <w:u w:val="single"/>
        </w:rPr>
        <w:t>刘子乐</w:t>
      </w:r>
      <w:r>
        <w:rPr>
          <w:rFonts w:ascii="黑体" w:eastAsia="黑体" w:hAnsi="宋体" w:hint="eastAsia"/>
          <w:color w:val="000000"/>
          <w:sz w:val="30"/>
          <w:szCs w:val="30"/>
          <w:u w:val="single"/>
        </w:rPr>
        <w:t xml:space="preserve">        </w:t>
      </w:r>
      <w:r>
        <w:rPr>
          <w:rFonts w:ascii="黑体" w:eastAsia="黑体" w:hAnsi="宋体" w:hint="eastAsia"/>
          <w:color w:val="000000"/>
          <w:sz w:val="30"/>
          <w:szCs w:val="30"/>
        </w:rPr>
        <w:t>联系电话</w:t>
      </w:r>
      <w:r>
        <w:rPr>
          <w:rFonts w:ascii="黑体" w:eastAsia="黑体" w:hAnsi="宋体" w:hint="eastAsia"/>
          <w:b/>
          <w:color w:val="000000"/>
          <w:sz w:val="30"/>
          <w:szCs w:val="30"/>
          <w:u w:val="single"/>
        </w:rPr>
        <w:t xml:space="preserve"> </w:t>
      </w:r>
      <w:r w:rsidR="000C7325">
        <w:rPr>
          <w:rFonts w:ascii="黑体" w:eastAsia="黑体" w:hAnsi="宋体" w:hint="eastAsia"/>
          <w:b/>
          <w:color w:val="000000"/>
          <w:sz w:val="30"/>
          <w:szCs w:val="30"/>
          <w:u w:val="single"/>
        </w:rPr>
        <w:t>18773970608</w:t>
      </w:r>
      <w:r>
        <w:rPr>
          <w:rFonts w:ascii="黑体" w:eastAsia="黑体" w:hAnsi="宋体" w:hint="eastAsia"/>
          <w:b/>
          <w:color w:val="000000"/>
          <w:sz w:val="30"/>
          <w:szCs w:val="30"/>
          <w:u w:val="single"/>
        </w:rPr>
        <w:t xml:space="preserve">    </w:t>
      </w:r>
    </w:p>
    <w:p w14:paraId="7F22FB19" w14:textId="7C9D374A" w:rsidR="0010764F"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所在学院</w:t>
      </w:r>
      <w:r>
        <w:rPr>
          <w:rFonts w:ascii="黑体" w:eastAsia="黑体" w:hAnsi="宋体" w:hint="eastAsia"/>
          <w:color w:val="000000"/>
          <w:sz w:val="30"/>
          <w:szCs w:val="30"/>
          <w:u w:val="single"/>
        </w:rPr>
        <w:t xml:space="preserve">   </w:t>
      </w:r>
      <w:r w:rsidR="000C7325">
        <w:rPr>
          <w:rFonts w:ascii="黑体" w:eastAsia="黑体" w:hAnsi="宋体" w:hint="eastAsia"/>
          <w:color w:val="000000"/>
          <w:sz w:val="30"/>
          <w:szCs w:val="30"/>
          <w:u w:val="single"/>
        </w:rPr>
        <w:t>海洋与大气学院</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p>
    <w:p w14:paraId="7C07F865" w14:textId="1DF76FFE" w:rsidR="0010764F"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学    号</w:t>
      </w:r>
      <w:r>
        <w:rPr>
          <w:rFonts w:ascii="黑体" w:eastAsia="黑体" w:hAnsi="宋体" w:hint="eastAsia"/>
          <w:color w:val="000000"/>
          <w:sz w:val="30"/>
          <w:szCs w:val="30"/>
          <w:u w:val="single"/>
        </w:rPr>
        <w:t xml:space="preserve"> </w:t>
      </w:r>
      <w:r w:rsidR="000C7325">
        <w:rPr>
          <w:rFonts w:ascii="黑体" w:eastAsia="黑体" w:hAnsi="宋体" w:hint="eastAsia"/>
          <w:color w:val="000000"/>
          <w:sz w:val="30"/>
          <w:szCs w:val="30"/>
          <w:u w:val="single"/>
        </w:rPr>
        <w:t>23010006037</w:t>
      </w:r>
      <w:r>
        <w:rPr>
          <w:rFonts w:ascii="黑体" w:eastAsia="黑体" w:hAnsi="宋体" w:hint="eastAsia"/>
          <w:color w:val="000000"/>
          <w:sz w:val="30"/>
          <w:szCs w:val="30"/>
        </w:rPr>
        <w:t>专业班级</w:t>
      </w:r>
      <w:r>
        <w:rPr>
          <w:rFonts w:ascii="黑体" w:eastAsia="黑体" w:hAnsi="宋体" w:hint="eastAsia"/>
          <w:color w:val="000000"/>
          <w:sz w:val="30"/>
          <w:szCs w:val="30"/>
          <w:u w:val="single"/>
        </w:rPr>
        <w:t xml:space="preserve"> </w:t>
      </w:r>
      <w:r w:rsidR="000C7325">
        <w:rPr>
          <w:rFonts w:ascii="黑体" w:eastAsia="黑体" w:hAnsi="宋体" w:hint="eastAsia"/>
          <w:color w:val="000000"/>
          <w:sz w:val="30"/>
          <w:szCs w:val="30"/>
          <w:u w:val="single"/>
        </w:rPr>
        <w:t xml:space="preserve"> 海洋科学中外合作</w:t>
      </w:r>
      <w:r>
        <w:rPr>
          <w:rFonts w:ascii="黑体" w:eastAsia="黑体" w:hAnsi="宋体" w:hint="eastAsia"/>
          <w:color w:val="000000"/>
          <w:sz w:val="30"/>
          <w:szCs w:val="30"/>
          <w:u w:val="single"/>
        </w:rPr>
        <w:t xml:space="preserve">   </w:t>
      </w:r>
    </w:p>
    <w:p w14:paraId="58D146E2" w14:textId="541D3961" w:rsidR="0010764F"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指导教师</w:t>
      </w:r>
      <w:del w:id="4" w:author="by6801@outlook.com" w:date="2026-06-12T20:35:00Z" w16du:dateUtc="2026-06-12T12:35:00Z">
        <w:r w:rsidDel="00D25F34">
          <w:rPr>
            <w:rFonts w:ascii="黑体" w:eastAsia="黑体" w:hAnsi="宋体" w:hint="eastAsia"/>
            <w:color w:val="000000"/>
            <w:sz w:val="30"/>
            <w:szCs w:val="30"/>
            <w:u w:val="single"/>
          </w:rPr>
          <w:delText xml:space="preserve"> </w:delText>
        </w:r>
        <w:r w:rsidR="000C7325" w:rsidDel="00D25F34">
          <w:rPr>
            <w:rFonts w:ascii="黑体" w:eastAsia="黑体" w:hAnsi="宋体" w:hint="eastAsia"/>
            <w:color w:val="000000"/>
            <w:sz w:val="30"/>
            <w:szCs w:val="30"/>
            <w:u w:val="single"/>
          </w:rPr>
          <w:delText>宋子豪</w:delText>
        </w:r>
      </w:del>
      <w:ins w:id="5" w:author="by6801@outlook.com" w:date="2026-06-12T20:35:00Z" w16du:dateUtc="2026-06-12T12:35:00Z">
        <w:r w:rsidR="00D25F34">
          <w:rPr>
            <w:rFonts w:ascii="黑体" w:eastAsia="黑体" w:hAnsi="宋体" w:hint="eastAsia"/>
            <w:color w:val="000000"/>
            <w:sz w:val="30"/>
            <w:szCs w:val="30"/>
            <w:u w:val="single"/>
          </w:rPr>
          <w:t>余静</w:t>
        </w:r>
      </w:ins>
      <w:r>
        <w:rPr>
          <w:rFonts w:ascii="黑体" w:eastAsia="黑体" w:hAnsi="宋体" w:hint="eastAsia"/>
          <w:color w:val="000000"/>
          <w:sz w:val="30"/>
          <w:szCs w:val="30"/>
          <w:u w:val="single"/>
        </w:rPr>
        <w:t xml:space="preserve">      </w:t>
      </w:r>
      <w:r>
        <w:rPr>
          <w:rFonts w:ascii="黑体" w:eastAsia="黑体" w:hAnsi="宋体" w:hint="eastAsia"/>
          <w:spacing w:val="58"/>
          <w:sz w:val="30"/>
          <w:szCs w:val="30"/>
        </w:rPr>
        <w:t>E-mail</w:t>
      </w:r>
      <w:r>
        <w:rPr>
          <w:rFonts w:ascii="黑体" w:eastAsia="黑体" w:hAnsi="宋体" w:hint="eastAsia"/>
          <w:color w:val="000000"/>
          <w:sz w:val="30"/>
          <w:szCs w:val="30"/>
          <w:u w:val="single"/>
        </w:rPr>
        <w:t xml:space="preserve">  </w:t>
      </w:r>
      <w:ins w:id="6" w:author="by6801@outlook.com" w:date="2026-06-12T20:36:00Z" w16du:dateUtc="2026-06-12T12:36:00Z">
        <w:r w:rsidR="00D25F34">
          <w:rPr>
            <w:rFonts w:ascii="黑体" w:eastAsia="黑体" w:hAnsi="宋体" w:hint="eastAsia"/>
            <w:color w:val="000000"/>
            <w:sz w:val="30"/>
            <w:szCs w:val="30"/>
            <w:u w:val="single"/>
          </w:rPr>
          <w:t>by6801@ouc.edu.cn</w:t>
        </w:r>
      </w:ins>
      <w:r>
        <w:rPr>
          <w:rFonts w:ascii="黑体" w:eastAsia="黑体" w:hAnsi="宋体" w:hint="eastAsia"/>
          <w:color w:val="000000"/>
          <w:sz w:val="30"/>
          <w:szCs w:val="30"/>
          <w:u w:val="single"/>
        </w:rPr>
        <w:t xml:space="preserve">            </w:t>
      </w:r>
    </w:p>
    <w:p w14:paraId="6F99203E" w14:textId="07C40678" w:rsidR="0010764F"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企业导师</w:t>
      </w:r>
      <w:r>
        <w:rPr>
          <w:rFonts w:ascii="黑体" w:eastAsia="黑体" w:hAnsi="宋体" w:hint="eastAsia"/>
          <w:color w:val="000000"/>
          <w:sz w:val="30"/>
          <w:szCs w:val="30"/>
          <w:u w:val="single"/>
        </w:rPr>
        <w:t xml:space="preserve"> </w:t>
      </w:r>
      <w:ins w:id="7" w:author="by6801@outlook.com" w:date="2026-06-12T20:35:00Z" w16du:dateUtc="2026-06-12T12:35:00Z">
        <w:r w:rsidR="00D25F34">
          <w:rPr>
            <w:rFonts w:ascii="黑体" w:eastAsia="黑体" w:hAnsi="宋体" w:hint="eastAsia"/>
            <w:color w:val="000000"/>
            <w:sz w:val="30"/>
            <w:szCs w:val="30"/>
            <w:u w:val="single"/>
          </w:rPr>
          <w:t>宋子豪</w:t>
        </w:r>
      </w:ins>
      <w:r>
        <w:rPr>
          <w:rFonts w:ascii="黑体" w:eastAsia="黑体" w:hAnsi="宋体" w:hint="eastAsia"/>
          <w:color w:val="000000"/>
          <w:sz w:val="30"/>
          <w:szCs w:val="30"/>
          <w:u w:val="single"/>
        </w:rPr>
        <w:t xml:space="preserve">             </w:t>
      </w:r>
      <w:r>
        <w:rPr>
          <w:rFonts w:ascii="黑体" w:eastAsia="黑体" w:hAnsi="宋体" w:hint="eastAsia"/>
          <w:spacing w:val="58"/>
          <w:sz w:val="30"/>
          <w:szCs w:val="30"/>
        </w:rPr>
        <w:t>E-mail</w:t>
      </w:r>
      <w:r>
        <w:rPr>
          <w:rFonts w:ascii="黑体" w:eastAsia="黑体" w:hAnsi="宋体" w:hint="eastAsia"/>
          <w:color w:val="000000"/>
          <w:sz w:val="30"/>
          <w:szCs w:val="30"/>
          <w:u w:val="single"/>
        </w:rPr>
        <w:t xml:space="preserve">              </w:t>
      </w:r>
    </w:p>
    <w:p w14:paraId="6076EA0D" w14:textId="1957AE70" w:rsidR="0010764F"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申请日期</w:t>
      </w:r>
      <w:r>
        <w:rPr>
          <w:rFonts w:ascii="黑体" w:eastAsia="黑体" w:hAnsi="宋体" w:hint="eastAsia"/>
          <w:color w:val="000000"/>
          <w:sz w:val="30"/>
          <w:szCs w:val="30"/>
          <w:u w:val="single"/>
        </w:rPr>
        <w:t xml:space="preserve"> </w:t>
      </w:r>
      <w:r w:rsidR="000C7325">
        <w:rPr>
          <w:rFonts w:ascii="黑体" w:eastAsia="黑体" w:hAnsi="宋体" w:hint="eastAsia"/>
          <w:color w:val="000000"/>
          <w:sz w:val="30"/>
          <w:szCs w:val="30"/>
          <w:u w:val="single"/>
        </w:rPr>
        <w:t>2026/6/11</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p>
    <w:p w14:paraId="4CFDD48E" w14:textId="35D6B2CC" w:rsidR="0010764F" w:rsidRDefault="00000000">
      <w:pPr>
        <w:spacing w:line="760" w:lineRule="exact"/>
        <w:ind w:firstLineChars="200" w:firstLine="600"/>
        <w:rPr>
          <w:rFonts w:ascii="黑体" w:eastAsia="黑体" w:hAnsi="宋体" w:hint="eastAsia"/>
          <w:color w:val="000000"/>
          <w:sz w:val="30"/>
          <w:szCs w:val="30"/>
          <w:u w:val="single"/>
        </w:rPr>
      </w:pPr>
      <w:r>
        <w:rPr>
          <w:rFonts w:ascii="黑体" w:eastAsia="黑体" w:hAnsi="宋体" w:hint="eastAsia"/>
          <w:color w:val="000000"/>
          <w:sz w:val="30"/>
          <w:szCs w:val="30"/>
        </w:rPr>
        <w:t>起止年月</w:t>
      </w:r>
      <w:r>
        <w:rPr>
          <w:rFonts w:ascii="黑体" w:eastAsia="黑体" w:hAnsi="宋体" w:hint="eastAsia"/>
          <w:color w:val="000000"/>
          <w:sz w:val="30"/>
          <w:szCs w:val="30"/>
          <w:u w:val="single"/>
        </w:rPr>
        <w:t xml:space="preserve">      </w:t>
      </w:r>
      <w:r w:rsidR="000C7325" w:rsidRPr="000C7325">
        <w:rPr>
          <w:rFonts w:ascii="黑体" w:eastAsia="黑体" w:hAnsi="宋体"/>
          <w:color w:val="000000"/>
          <w:sz w:val="30"/>
          <w:szCs w:val="30"/>
          <w:u w:val="single"/>
        </w:rPr>
        <w:t>2026年7月 至 202</w:t>
      </w:r>
      <w:r w:rsidR="000C7325">
        <w:rPr>
          <w:rFonts w:ascii="黑体" w:eastAsia="黑体" w:hAnsi="宋体" w:hint="eastAsia"/>
          <w:color w:val="000000"/>
          <w:sz w:val="30"/>
          <w:szCs w:val="30"/>
          <w:u w:val="single"/>
        </w:rPr>
        <w:t>7</w:t>
      </w:r>
      <w:r w:rsidR="000C7325" w:rsidRPr="000C7325">
        <w:rPr>
          <w:rFonts w:ascii="黑体" w:eastAsia="黑体" w:hAnsi="宋体"/>
          <w:color w:val="000000"/>
          <w:sz w:val="30"/>
          <w:szCs w:val="30"/>
          <w:u w:val="single"/>
        </w:rPr>
        <w:t>年</w:t>
      </w:r>
      <w:r w:rsidR="000C7325">
        <w:rPr>
          <w:rFonts w:ascii="黑体" w:eastAsia="黑体" w:hAnsi="宋体" w:hint="eastAsia"/>
          <w:color w:val="000000"/>
          <w:sz w:val="30"/>
          <w:szCs w:val="30"/>
          <w:u w:val="single"/>
        </w:rPr>
        <w:t>6</w:t>
      </w:r>
      <w:r w:rsidR="000C7325" w:rsidRPr="000C7325">
        <w:rPr>
          <w:rFonts w:ascii="黑体" w:eastAsia="黑体" w:hAnsi="宋体"/>
          <w:color w:val="000000"/>
          <w:sz w:val="30"/>
          <w:szCs w:val="30"/>
          <w:u w:val="single"/>
        </w:rPr>
        <w:t>月</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p>
    <w:p w14:paraId="40D031A3" w14:textId="77777777" w:rsidR="0010764F" w:rsidRDefault="00000000">
      <w:pPr>
        <w:tabs>
          <w:tab w:val="left" w:pos="2850"/>
          <w:tab w:val="center" w:pos="4153"/>
          <w:tab w:val="left" w:pos="5745"/>
        </w:tabs>
        <w:spacing w:before="1560" w:line="240" w:lineRule="exact"/>
        <w:jc w:val="left"/>
        <w:rPr>
          <w:rFonts w:ascii="黑体" w:eastAsia="黑体" w:hAnsi="宋体" w:hint="eastAsia"/>
          <w:sz w:val="30"/>
          <w:szCs w:val="30"/>
        </w:rPr>
      </w:pPr>
      <w:r>
        <w:rPr>
          <w:rFonts w:ascii="黑体" w:eastAsia="黑体" w:hAnsi="宋体" w:hint="eastAsia"/>
          <w:sz w:val="30"/>
          <w:szCs w:val="30"/>
        </w:rPr>
        <w:tab/>
      </w:r>
      <w:r>
        <w:rPr>
          <w:rFonts w:ascii="黑体" w:eastAsia="黑体" w:hAnsi="宋体" w:hint="eastAsia"/>
          <w:sz w:val="30"/>
          <w:szCs w:val="30"/>
        </w:rPr>
        <w:tab/>
        <w:t>中国海洋大学</w:t>
      </w:r>
      <w:r>
        <w:rPr>
          <w:rFonts w:ascii="黑体" w:eastAsia="黑体" w:hAnsi="宋体" w:hint="eastAsia"/>
          <w:sz w:val="30"/>
          <w:szCs w:val="30"/>
        </w:rPr>
        <w:tab/>
      </w:r>
    </w:p>
    <w:p w14:paraId="0E0D2331" w14:textId="77777777" w:rsidR="0010764F" w:rsidRDefault="0010764F">
      <w:pPr>
        <w:jc w:val="center"/>
        <w:rPr>
          <w:rFonts w:ascii="黑体" w:eastAsia="黑体" w:hAnsi="宋体" w:hint="eastAsia"/>
          <w:sz w:val="30"/>
          <w:szCs w:val="30"/>
        </w:rPr>
      </w:pPr>
    </w:p>
    <w:p w14:paraId="290BD4A3" w14:textId="77777777" w:rsidR="0010764F" w:rsidRDefault="00000000">
      <w:pPr>
        <w:jc w:val="center"/>
        <w:rPr>
          <w:rFonts w:ascii="黑体" w:eastAsia="黑体" w:hAnsi="宋体" w:hint="eastAsia"/>
          <w:sz w:val="30"/>
          <w:szCs w:val="30"/>
        </w:rPr>
      </w:pPr>
      <w:r>
        <w:rPr>
          <w:rFonts w:ascii="黑体" w:eastAsia="黑体" w:hAnsi="宋体" w:hint="eastAsia"/>
          <w:sz w:val="30"/>
          <w:szCs w:val="30"/>
        </w:rPr>
        <w:lastRenderedPageBreak/>
        <w:t xml:space="preserve"> </w:t>
      </w:r>
    </w:p>
    <w:p w14:paraId="45E92FC8" w14:textId="77777777" w:rsidR="0010764F" w:rsidRDefault="00000000">
      <w:pPr>
        <w:jc w:val="center"/>
        <w:rPr>
          <w:b/>
          <w:sz w:val="36"/>
          <w:szCs w:val="36"/>
        </w:rPr>
      </w:pPr>
      <w:r>
        <w:rPr>
          <w:rFonts w:ascii="黑体" w:eastAsia="黑体" w:hAnsi="宋体"/>
          <w:sz w:val="30"/>
          <w:szCs w:val="30"/>
        </w:rPr>
        <w:br w:type="page"/>
      </w:r>
      <w:r>
        <w:rPr>
          <w:rFonts w:hint="eastAsia"/>
          <w:b/>
          <w:sz w:val="36"/>
          <w:szCs w:val="36"/>
        </w:rPr>
        <w:lastRenderedPageBreak/>
        <w:t>填</w:t>
      </w:r>
      <w:r>
        <w:rPr>
          <w:rFonts w:hint="eastAsia"/>
          <w:b/>
          <w:sz w:val="36"/>
          <w:szCs w:val="36"/>
        </w:rPr>
        <w:t xml:space="preserve">  </w:t>
      </w:r>
      <w:r>
        <w:rPr>
          <w:rFonts w:hint="eastAsia"/>
          <w:b/>
          <w:sz w:val="36"/>
          <w:szCs w:val="36"/>
        </w:rPr>
        <w:t>写</w:t>
      </w:r>
      <w:r>
        <w:rPr>
          <w:rFonts w:hint="eastAsia"/>
          <w:b/>
          <w:sz w:val="36"/>
          <w:szCs w:val="36"/>
        </w:rPr>
        <w:t xml:space="preserve">  </w:t>
      </w:r>
      <w:r>
        <w:rPr>
          <w:rFonts w:hint="eastAsia"/>
          <w:b/>
          <w:sz w:val="36"/>
          <w:szCs w:val="36"/>
        </w:rPr>
        <w:t>说</w:t>
      </w:r>
      <w:r>
        <w:rPr>
          <w:rFonts w:hint="eastAsia"/>
          <w:b/>
          <w:sz w:val="36"/>
          <w:szCs w:val="36"/>
        </w:rPr>
        <w:t xml:space="preserve">  </w:t>
      </w:r>
      <w:r>
        <w:rPr>
          <w:rFonts w:hint="eastAsia"/>
          <w:b/>
          <w:sz w:val="36"/>
          <w:szCs w:val="36"/>
        </w:rPr>
        <w:t>明</w:t>
      </w:r>
    </w:p>
    <w:p w14:paraId="1DDAD8D6" w14:textId="77777777" w:rsidR="0010764F" w:rsidRDefault="0010764F">
      <w:pPr>
        <w:jc w:val="center"/>
        <w:rPr>
          <w:rFonts w:ascii="宋体" w:hAnsi="宋体" w:hint="eastAsia"/>
          <w:b/>
          <w:bCs/>
          <w:color w:val="000000"/>
          <w:sz w:val="36"/>
          <w:szCs w:val="36"/>
        </w:rPr>
      </w:pPr>
    </w:p>
    <w:p w14:paraId="6FBD40A9" w14:textId="77777777" w:rsidR="0010764F" w:rsidRDefault="00000000">
      <w:pPr>
        <w:spacing w:before="120" w:line="580" w:lineRule="exact"/>
        <w:ind w:firstLine="624"/>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1、申请书所列各项内容均须实事求是填写，表达明确严谨，简明扼要。模板可网上下载、自行加页。</w:t>
      </w:r>
    </w:p>
    <w:p w14:paraId="4A669911" w14:textId="77777777" w:rsidR="0010764F" w:rsidRDefault="00000000">
      <w:pPr>
        <w:spacing w:before="120" w:line="580" w:lineRule="exact"/>
        <w:ind w:firstLine="624"/>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2、申请书首页只填写项目负责人。“项目编号”一栏可不填。</w:t>
      </w:r>
    </w:p>
    <w:p w14:paraId="5D0AFCD0" w14:textId="77777777" w:rsidR="0010764F" w:rsidRDefault="00000000">
      <w:pPr>
        <w:spacing w:before="120" w:line="580" w:lineRule="exact"/>
        <w:ind w:firstLine="624"/>
        <w:rPr>
          <w:rFonts w:ascii="仿宋_GB2312" w:eastAsia="仿宋_GB2312"/>
          <w:sz w:val="28"/>
          <w:szCs w:val="28"/>
        </w:rPr>
      </w:pPr>
      <w:r>
        <w:rPr>
          <w:rFonts w:ascii="仿宋_GB2312" w:eastAsia="仿宋_GB2312" w:hAnsi="宋体" w:hint="eastAsia"/>
          <w:bCs/>
          <w:color w:val="000000"/>
          <w:sz w:val="30"/>
          <w:szCs w:val="30"/>
        </w:rPr>
        <w:t>3、项目负责人所在院系须认真审核,签署推荐意见并加盖公章后提交。</w:t>
      </w:r>
    </w:p>
    <w:p w14:paraId="09919706" w14:textId="77777777" w:rsidR="0010764F" w:rsidRDefault="0010764F">
      <w:pPr>
        <w:spacing w:before="120" w:line="580" w:lineRule="exact"/>
        <w:ind w:firstLine="624"/>
        <w:rPr>
          <w:rFonts w:ascii="仿宋_GB2312" w:eastAsia="仿宋_GB2312"/>
          <w:sz w:val="28"/>
          <w:szCs w:val="28"/>
        </w:rPr>
      </w:pPr>
    </w:p>
    <w:p w14:paraId="315B8464" w14:textId="77777777" w:rsidR="0010764F" w:rsidRDefault="00000000">
      <w:pPr>
        <w:numPr>
          <w:ilvl w:val="0"/>
          <w:numId w:val="2"/>
        </w:numPr>
        <w:spacing w:beforeLines="50" w:before="156" w:afterLines="50" w:after="156" w:line="300" w:lineRule="auto"/>
        <w:ind w:right="567"/>
        <w:rPr>
          <w:rFonts w:eastAsia="黑体"/>
          <w:bCs/>
          <w:sz w:val="28"/>
        </w:rPr>
      </w:pPr>
      <w:r>
        <w:rPr>
          <w:rFonts w:ascii="黑体" w:eastAsia="黑体" w:hAnsi="宋体"/>
          <w:sz w:val="28"/>
        </w:rPr>
        <w:br w:type="page"/>
      </w:r>
      <w:r>
        <w:rPr>
          <w:rFonts w:eastAsia="黑体" w:hint="eastAsia"/>
          <w:bCs/>
          <w:sz w:val="28"/>
        </w:rPr>
        <w:lastRenderedPageBreak/>
        <w:t>基本情况</w:t>
      </w:r>
    </w:p>
    <w:tbl>
      <w:tblPr>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20"/>
        <w:gridCol w:w="420"/>
        <w:gridCol w:w="960"/>
        <w:gridCol w:w="510"/>
        <w:gridCol w:w="525"/>
        <w:gridCol w:w="405"/>
        <w:gridCol w:w="15"/>
        <w:gridCol w:w="525"/>
        <w:gridCol w:w="735"/>
        <w:gridCol w:w="315"/>
        <w:gridCol w:w="210"/>
        <w:gridCol w:w="840"/>
        <w:gridCol w:w="945"/>
        <w:gridCol w:w="195"/>
        <w:gridCol w:w="15"/>
        <w:gridCol w:w="1785"/>
        <w:tblGridChange w:id="8">
          <w:tblGrid>
            <w:gridCol w:w="420"/>
            <w:gridCol w:w="420"/>
            <w:gridCol w:w="960"/>
            <w:gridCol w:w="510"/>
            <w:gridCol w:w="525"/>
            <w:gridCol w:w="405"/>
            <w:gridCol w:w="15"/>
            <w:gridCol w:w="525"/>
            <w:gridCol w:w="735"/>
            <w:gridCol w:w="315"/>
            <w:gridCol w:w="210"/>
            <w:gridCol w:w="840"/>
            <w:gridCol w:w="945"/>
            <w:gridCol w:w="195"/>
            <w:gridCol w:w="15"/>
            <w:gridCol w:w="1785"/>
          </w:tblGrid>
        </w:tblGridChange>
      </w:tblGrid>
      <w:tr w:rsidR="0010764F" w14:paraId="50DECF58" w14:textId="77777777">
        <w:trPr>
          <w:cantSplit/>
          <w:trHeight w:val="680"/>
        </w:trPr>
        <w:tc>
          <w:tcPr>
            <w:tcW w:w="840" w:type="dxa"/>
            <w:gridSpan w:val="2"/>
            <w:tcBorders>
              <w:top w:val="single" w:sz="6" w:space="0" w:color="auto"/>
              <w:left w:val="single" w:sz="6" w:space="0" w:color="auto"/>
              <w:bottom w:val="single" w:sz="4" w:space="0" w:color="auto"/>
              <w:right w:val="single" w:sz="4" w:space="0" w:color="auto"/>
            </w:tcBorders>
            <w:vAlign w:val="center"/>
          </w:tcPr>
          <w:p w14:paraId="1EF2C78C" w14:textId="77777777" w:rsidR="0010764F" w:rsidRDefault="00000000">
            <w:pPr>
              <w:jc w:val="center"/>
              <w:rPr>
                <w:sz w:val="24"/>
              </w:rPr>
            </w:pPr>
            <w:r>
              <w:rPr>
                <w:rFonts w:hint="eastAsia"/>
                <w:sz w:val="24"/>
              </w:rPr>
              <w:t>项目</w:t>
            </w:r>
          </w:p>
          <w:p w14:paraId="62DE09D1" w14:textId="77777777" w:rsidR="0010764F" w:rsidRDefault="00000000">
            <w:pPr>
              <w:spacing w:line="240" w:lineRule="exact"/>
              <w:jc w:val="center"/>
              <w:rPr>
                <w:sz w:val="24"/>
              </w:rPr>
            </w:pPr>
            <w:r>
              <w:rPr>
                <w:rFonts w:hint="eastAsia"/>
                <w:sz w:val="24"/>
              </w:rPr>
              <w:t>名称</w:t>
            </w:r>
          </w:p>
        </w:tc>
        <w:tc>
          <w:tcPr>
            <w:tcW w:w="7980" w:type="dxa"/>
            <w:gridSpan w:val="14"/>
            <w:tcBorders>
              <w:top w:val="single" w:sz="6" w:space="0" w:color="auto"/>
              <w:left w:val="nil"/>
              <w:right w:val="single" w:sz="6" w:space="0" w:color="auto"/>
            </w:tcBorders>
            <w:vAlign w:val="center"/>
          </w:tcPr>
          <w:p w14:paraId="7B2B8D76" w14:textId="07B3FFE8" w:rsidR="0010764F" w:rsidRPr="000C7325" w:rsidRDefault="000C7325">
            <w:pPr>
              <w:jc w:val="center"/>
              <w:rPr>
                <w:rFonts w:ascii="楷体_GB2312" w:eastAsia="楷体_GB2312"/>
                <w:sz w:val="24"/>
              </w:rPr>
            </w:pPr>
            <w:r w:rsidRPr="000C7325">
              <w:rPr>
                <w:rFonts w:ascii="黑体" w:eastAsia="黑体" w:hAnsi="宋体"/>
                <w:color w:val="000000"/>
                <w:sz w:val="28"/>
                <w:szCs w:val="28"/>
              </w:rPr>
              <w:t>地球Online：海洋篇</w:t>
            </w:r>
            <w:r w:rsidRPr="000C7325">
              <w:rPr>
                <w:rFonts w:ascii="黑体" w:eastAsia="黑体" w:hAnsi="宋体"/>
                <w:color w:val="000000"/>
                <w:sz w:val="28"/>
                <w:szCs w:val="28"/>
              </w:rPr>
              <w:t>——</w:t>
            </w:r>
            <w:r w:rsidRPr="000C7325">
              <w:rPr>
                <w:rFonts w:ascii="黑体" w:eastAsia="黑体" w:hAnsi="宋体"/>
                <w:color w:val="000000"/>
                <w:sz w:val="28"/>
                <w:szCs w:val="28"/>
              </w:rPr>
              <w:t>基于物理海洋数据的游戏化探索平台</w:t>
            </w:r>
          </w:p>
        </w:tc>
      </w:tr>
      <w:tr w:rsidR="0010764F" w14:paraId="69B69C69"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0EC536F7" w14:textId="77777777" w:rsidR="0010764F" w:rsidRDefault="00000000">
            <w:pPr>
              <w:jc w:val="center"/>
              <w:rPr>
                <w:sz w:val="24"/>
              </w:rPr>
            </w:pPr>
            <w:r>
              <w:rPr>
                <w:rFonts w:hint="eastAsia"/>
                <w:sz w:val="24"/>
              </w:rPr>
              <w:t>所属</w:t>
            </w:r>
          </w:p>
          <w:p w14:paraId="3EDA6CF5" w14:textId="77777777" w:rsidR="0010764F" w:rsidRDefault="00000000">
            <w:pPr>
              <w:jc w:val="center"/>
              <w:rPr>
                <w:sz w:val="24"/>
              </w:rPr>
            </w:pPr>
            <w:r>
              <w:rPr>
                <w:rFonts w:hint="eastAsia"/>
                <w:sz w:val="24"/>
              </w:rPr>
              <w:t>学科</w:t>
            </w:r>
          </w:p>
        </w:tc>
        <w:tc>
          <w:tcPr>
            <w:tcW w:w="1995" w:type="dxa"/>
            <w:gridSpan w:val="3"/>
            <w:tcBorders>
              <w:top w:val="nil"/>
              <w:left w:val="nil"/>
              <w:bottom w:val="single" w:sz="4" w:space="0" w:color="auto"/>
              <w:right w:val="single" w:sz="6" w:space="0" w:color="auto"/>
            </w:tcBorders>
            <w:vAlign w:val="center"/>
          </w:tcPr>
          <w:p w14:paraId="5C92DAEE" w14:textId="77777777" w:rsidR="0010764F" w:rsidRDefault="00000000">
            <w:pPr>
              <w:widowControl/>
              <w:tabs>
                <w:tab w:val="left" w:pos="2025"/>
                <w:tab w:val="center" w:pos="4082"/>
              </w:tabs>
              <w:jc w:val="left"/>
              <w:rPr>
                <w:sz w:val="24"/>
              </w:rPr>
            </w:pPr>
            <w:r>
              <w:rPr>
                <w:rFonts w:hint="eastAsia"/>
                <w:sz w:val="24"/>
              </w:rPr>
              <w:t>学科一级门：</w:t>
            </w:r>
            <w:r>
              <w:rPr>
                <w:rFonts w:hint="eastAsia"/>
                <w:sz w:val="24"/>
              </w:rPr>
              <w:tab/>
              <w:t xml:space="preserve"> </w:t>
            </w:r>
          </w:p>
        </w:tc>
        <w:tc>
          <w:tcPr>
            <w:tcW w:w="1995" w:type="dxa"/>
            <w:gridSpan w:val="5"/>
            <w:tcBorders>
              <w:top w:val="nil"/>
              <w:left w:val="nil"/>
              <w:bottom w:val="single" w:sz="4" w:space="0" w:color="auto"/>
              <w:right w:val="single" w:sz="6" w:space="0" w:color="auto"/>
            </w:tcBorders>
            <w:vAlign w:val="center"/>
          </w:tcPr>
          <w:p w14:paraId="08E5B3D5" w14:textId="7BE0CCF7" w:rsidR="0010764F" w:rsidRDefault="000C7325">
            <w:pPr>
              <w:widowControl/>
              <w:tabs>
                <w:tab w:val="left" w:pos="2025"/>
                <w:tab w:val="center" w:pos="4082"/>
              </w:tabs>
              <w:jc w:val="left"/>
              <w:rPr>
                <w:sz w:val="24"/>
              </w:rPr>
            </w:pPr>
            <w:del w:id="9" w:author="by6801@outlook.com" w:date="2026-06-12T20:38:00Z" w16du:dateUtc="2026-06-12T12:38:00Z">
              <w:r w:rsidDel="00D25F34">
                <w:rPr>
                  <w:rFonts w:hint="eastAsia"/>
                  <w:sz w:val="24"/>
                </w:rPr>
                <w:delText>理学</w:delText>
              </w:r>
            </w:del>
            <w:ins w:id="10" w:author="by6801@outlook.com" w:date="2026-06-12T20:38:00Z" w16du:dateUtc="2026-06-12T12:38:00Z">
              <w:r w:rsidR="00D25F34">
                <w:rPr>
                  <w:rFonts w:hint="eastAsia"/>
                  <w:sz w:val="24"/>
                </w:rPr>
                <w:t>海洋科学</w:t>
              </w:r>
            </w:ins>
          </w:p>
        </w:tc>
        <w:tc>
          <w:tcPr>
            <w:tcW w:w="1995" w:type="dxa"/>
            <w:gridSpan w:val="3"/>
            <w:tcBorders>
              <w:top w:val="nil"/>
              <w:left w:val="nil"/>
              <w:bottom w:val="single" w:sz="4" w:space="0" w:color="auto"/>
              <w:right w:val="single" w:sz="6" w:space="0" w:color="auto"/>
            </w:tcBorders>
            <w:vAlign w:val="center"/>
          </w:tcPr>
          <w:p w14:paraId="6F309DE9" w14:textId="77777777" w:rsidR="0010764F" w:rsidRDefault="00000000">
            <w:pPr>
              <w:widowControl/>
              <w:tabs>
                <w:tab w:val="left" w:pos="2025"/>
                <w:tab w:val="center" w:pos="4082"/>
              </w:tabs>
              <w:jc w:val="left"/>
              <w:rPr>
                <w:sz w:val="24"/>
              </w:rPr>
            </w:pPr>
            <w:r>
              <w:rPr>
                <w:rFonts w:hint="eastAsia"/>
                <w:sz w:val="24"/>
              </w:rPr>
              <w:t>学科二级类：</w:t>
            </w:r>
          </w:p>
        </w:tc>
        <w:tc>
          <w:tcPr>
            <w:tcW w:w="1995" w:type="dxa"/>
            <w:gridSpan w:val="3"/>
            <w:tcBorders>
              <w:top w:val="nil"/>
              <w:left w:val="nil"/>
              <w:bottom w:val="single" w:sz="4" w:space="0" w:color="auto"/>
              <w:right w:val="single" w:sz="6" w:space="0" w:color="auto"/>
            </w:tcBorders>
            <w:vAlign w:val="center"/>
          </w:tcPr>
          <w:p w14:paraId="3726E1F1" w14:textId="0ACFB084" w:rsidR="0010764F" w:rsidRDefault="000C7325">
            <w:pPr>
              <w:widowControl/>
              <w:tabs>
                <w:tab w:val="left" w:pos="2025"/>
                <w:tab w:val="center" w:pos="4082"/>
              </w:tabs>
              <w:jc w:val="left"/>
              <w:rPr>
                <w:sz w:val="24"/>
              </w:rPr>
            </w:pPr>
            <w:del w:id="11" w:author="by6801@outlook.com" w:date="2026-06-12T20:38:00Z" w16du:dateUtc="2026-06-12T12:38:00Z">
              <w:r w:rsidDel="00D25F34">
                <w:rPr>
                  <w:rFonts w:hint="eastAsia"/>
                  <w:sz w:val="24"/>
                </w:rPr>
                <w:delText>海洋科学</w:delText>
              </w:r>
            </w:del>
            <w:ins w:id="12" w:author="by6801@outlook.com" w:date="2026-06-12T20:38:00Z" w16du:dateUtc="2026-06-12T12:38:00Z">
              <w:r w:rsidR="00D25F34">
                <w:rPr>
                  <w:rFonts w:hint="eastAsia"/>
                  <w:sz w:val="24"/>
                </w:rPr>
                <w:t>物理海洋学</w:t>
              </w:r>
            </w:ins>
          </w:p>
        </w:tc>
      </w:tr>
      <w:tr w:rsidR="0010764F" w14:paraId="7F3FB495"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1D9B5B63" w14:textId="77777777" w:rsidR="0010764F" w:rsidRDefault="00000000">
            <w:pPr>
              <w:jc w:val="center"/>
              <w:rPr>
                <w:sz w:val="24"/>
              </w:rPr>
            </w:pPr>
            <w:r>
              <w:rPr>
                <w:rFonts w:hint="eastAsia"/>
                <w:sz w:val="24"/>
              </w:rPr>
              <w:t>申请</w:t>
            </w:r>
          </w:p>
          <w:p w14:paraId="6C0DA660" w14:textId="77777777" w:rsidR="0010764F" w:rsidRDefault="00000000">
            <w:pPr>
              <w:jc w:val="center"/>
              <w:rPr>
                <w:sz w:val="24"/>
              </w:rPr>
            </w:pPr>
            <w:r>
              <w:rPr>
                <w:rFonts w:hint="eastAsia"/>
                <w:sz w:val="24"/>
              </w:rPr>
              <w:t>金额</w:t>
            </w:r>
          </w:p>
        </w:tc>
        <w:tc>
          <w:tcPr>
            <w:tcW w:w="2415" w:type="dxa"/>
            <w:gridSpan w:val="5"/>
            <w:tcBorders>
              <w:top w:val="single" w:sz="4" w:space="0" w:color="auto"/>
              <w:left w:val="nil"/>
              <w:bottom w:val="single" w:sz="4" w:space="0" w:color="auto"/>
            </w:tcBorders>
            <w:vAlign w:val="center"/>
          </w:tcPr>
          <w:p w14:paraId="3547AC68" w14:textId="03C26CC0" w:rsidR="000C7325" w:rsidRPr="000C7325" w:rsidRDefault="000C7325" w:rsidP="000C7325">
            <w:r w:rsidRPr="000C7325">
              <w:t xml:space="preserve">8500 </w:t>
            </w:r>
          </w:p>
          <w:p w14:paraId="62B4A0AB" w14:textId="19ADE601" w:rsidR="0010764F" w:rsidRDefault="00000000">
            <w:pPr>
              <w:jc w:val="center"/>
              <w:rPr>
                <w:sz w:val="24"/>
              </w:rPr>
            </w:pPr>
            <w:r>
              <w:rPr>
                <w:rFonts w:hint="eastAsia"/>
                <w:sz w:val="24"/>
              </w:rPr>
              <w:t xml:space="preserve">        </w:t>
            </w:r>
            <w:r>
              <w:rPr>
                <w:rFonts w:hint="eastAsia"/>
                <w:sz w:val="24"/>
              </w:rPr>
              <w:t>元</w:t>
            </w:r>
          </w:p>
        </w:tc>
        <w:tc>
          <w:tcPr>
            <w:tcW w:w="1260" w:type="dxa"/>
            <w:gridSpan w:val="2"/>
            <w:tcBorders>
              <w:top w:val="single" w:sz="4" w:space="0" w:color="auto"/>
              <w:bottom w:val="single" w:sz="4" w:space="0" w:color="auto"/>
            </w:tcBorders>
            <w:vAlign w:val="center"/>
          </w:tcPr>
          <w:p w14:paraId="46849A42" w14:textId="77777777" w:rsidR="0010764F" w:rsidRDefault="00000000">
            <w:pPr>
              <w:jc w:val="center"/>
              <w:rPr>
                <w:sz w:val="24"/>
              </w:rPr>
            </w:pPr>
            <w:r>
              <w:rPr>
                <w:rFonts w:hint="eastAsia"/>
                <w:sz w:val="24"/>
              </w:rPr>
              <w:t>起止年月</w:t>
            </w:r>
          </w:p>
        </w:tc>
        <w:tc>
          <w:tcPr>
            <w:tcW w:w="4305" w:type="dxa"/>
            <w:gridSpan w:val="7"/>
            <w:tcBorders>
              <w:top w:val="single" w:sz="4" w:space="0" w:color="auto"/>
              <w:bottom w:val="single" w:sz="4" w:space="0" w:color="auto"/>
              <w:right w:val="single" w:sz="6" w:space="0" w:color="auto"/>
            </w:tcBorders>
            <w:vAlign w:val="center"/>
          </w:tcPr>
          <w:p w14:paraId="681EC385" w14:textId="2DA2E1C2" w:rsidR="0010764F" w:rsidRDefault="00000000">
            <w:pPr>
              <w:jc w:val="center"/>
              <w:rPr>
                <w:sz w:val="24"/>
              </w:rPr>
            </w:pPr>
            <w:r>
              <w:rPr>
                <w:rFonts w:hint="eastAsia"/>
                <w:sz w:val="24"/>
              </w:rPr>
              <w:t xml:space="preserve">     </w:t>
            </w:r>
            <w:r w:rsidR="000C7325" w:rsidRPr="000C7325">
              <w:rPr>
                <w:sz w:val="24"/>
              </w:rPr>
              <w:t xml:space="preserve">2026 </w:t>
            </w:r>
            <w:r w:rsidR="000C7325" w:rsidRPr="000C7325">
              <w:rPr>
                <w:sz w:val="24"/>
              </w:rPr>
              <w:t>年</w:t>
            </w:r>
            <w:r w:rsidR="000C7325" w:rsidRPr="000C7325">
              <w:rPr>
                <w:sz w:val="24"/>
              </w:rPr>
              <w:t xml:space="preserve"> 7 </w:t>
            </w:r>
            <w:r w:rsidR="000C7325" w:rsidRPr="000C7325">
              <w:rPr>
                <w:sz w:val="24"/>
              </w:rPr>
              <w:t>月</w:t>
            </w:r>
            <w:r w:rsidR="000C7325" w:rsidRPr="000C7325">
              <w:rPr>
                <w:sz w:val="24"/>
              </w:rPr>
              <w:t xml:space="preserve"> </w:t>
            </w:r>
            <w:r w:rsidR="000C7325" w:rsidRPr="000C7325">
              <w:rPr>
                <w:sz w:val="24"/>
              </w:rPr>
              <w:t>至</w:t>
            </w:r>
            <w:r w:rsidR="000C7325" w:rsidRPr="000C7325">
              <w:rPr>
                <w:sz w:val="24"/>
              </w:rPr>
              <w:t xml:space="preserve"> 202</w:t>
            </w:r>
            <w:r w:rsidR="000C7325">
              <w:rPr>
                <w:rFonts w:hint="eastAsia"/>
                <w:sz w:val="24"/>
              </w:rPr>
              <w:t>7</w:t>
            </w:r>
            <w:r w:rsidR="000C7325" w:rsidRPr="000C7325">
              <w:rPr>
                <w:sz w:val="24"/>
              </w:rPr>
              <w:t xml:space="preserve"> </w:t>
            </w:r>
            <w:r w:rsidR="000C7325" w:rsidRPr="000C7325">
              <w:rPr>
                <w:sz w:val="24"/>
              </w:rPr>
              <w:t>年</w:t>
            </w:r>
            <w:r w:rsidR="000C7325" w:rsidRPr="000C7325">
              <w:rPr>
                <w:sz w:val="24"/>
              </w:rPr>
              <w:t xml:space="preserve"> </w:t>
            </w:r>
            <w:r w:rsidR="000C7325">
              <w:rPr>
                <w:rFonts w:hint="eastAsia"/>
                <w:sz w:val="24"/>
              </w:rPr>
              <w:t>6</w:t>
            </w:r>
            <w:r w:rsidR="000C7325" w:rsidRPr="000C7325">
              <w:rPr>
                <w:sz w:val="24"/>
              </w:rPr>
              <w:t xml:space="preserve"> </w:t>
            </w:r>
            <w:r w:rsidR="000C7325" w:rsidRPr="000C7325">
              <w:rPr>
                <w:sz w:val="24"/>
              </w:rPr>
              <w:t>月</w:t>
            </w:r>
          </w:p>
        </w:tc>
      </w:tr>
      <w:tr w:rsidR="0010764F" w14:paraId="4B157A4F"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49FFAE37" w14:textId="77777777" w:rsidR="0010764F" w:rsidRDefault="00000000">
            <w:pPr>
              <w:jc w:val="center"/>
              <w:rPr>
                <w:sz w:val="24"/>
              </w:rPr>
            </w:pPr>
            <w:r>
              <w:rPr>
                <w:rFonts w:hint="eastAsia"/>
                <w:sz w:val="24"/>
              </w:rPr>
              <w:t>负责人</w:t>
            </w:r>
          </w:p>
          <w:p w14:paraId="70CB5802" w14:textId="77777777" w:rsidR="0010764F" w:rsidRDefault="00000000">
            <w:pPr>
              <w:jc w:val="center"/>
              <w:rPr>
                <w:sz w:val="24"/>
              </w:rPr>
            </w:pPr>
            <w:r>
              <w:rPr>
                <w:rFonts w:hint="eastAsia"/>
                <w:sz w:val="24"/>
              </w:rPr>
              <w:t>姓名</w:t>
            </w:r>
          </w:p>
        </w:tc>
        <w:tc>
          <w:tcPr>
            <w:tcW w:w="1470" w:type="dxa"/>
            <w:gridSpan w:val="2"/>
            <w:tcBorders>
              <w:top w:val="single" w:sz="4" w:space="0" w:color="auto"/>
              <w:left w:val="nil"/>
              <w:bottom w:val="single" w:sz="4" w:space="0" w:color="auto"/>
              <w:right w:val="single" w:sz="4" w:space="0" w:color="auto"/>
            </w:tcBorders>
            <w:vAlign w:val="center"/>
          </w:tcPr>
          <w:p w14:paraId="43FC315F" w14:textId="46B32943" w:rsidR="0010764F" w:rsidRDefault="000C7325">
            <w:pPr>
              <w:jc w:val="center"/>
              <w:rPr>
                <w:sz w:val="24"/>
              </w:rPr>
            </w:pPr>
            <w:r>
              <w:rPr>
                <w:rFonts w:hint="eastAsia"/>
                <w:sz w:val="24"/>
              </w:rPr>
              <w:t>刘子乐</w:t>
            </w:r>
          </w:p>
        </w:tc>
        <w:tc>
          <w:tcPr>
            <w:tcW w:w="945" w:type="dxa"/>
            <w:gridSpan w:val="3"/>
            <w:tcBorders>
              <w:top w:val="single" w:sz="4" w:space="0" w:color="auto"/>
              <w:left w:val="nil"/>
              <w:bottom w:val="single" w:sz="4" w:space="0" w:color="auto"/>
              <w:right w:val="single" w:sz="4" w:space="0" w:color="auto"/>
            </w:tcBorders>
            <w:vAlign w:val="center"/>
          </w:tcPr>
          <w:p w14:paraId="3CFEF20A" w14:textId="77777777" w:rsidR="0010764F" w:rsidRDefault="00000000">
            <w:pPr>
              <w:ind w:firstLineChars="100" w:firstLine="240"/>
              <w:rPr>
                <w:sz w:val="24"/>
              </w:rPr>
            </w:pPr>
            <w:r>
              <w:rPr>
                <w:rFonts w:hint="eastAsia"/>
                <w:sz w:val="24"/>
              </w:rPr>
              <w:t>性别</w:t>
            </w:r>
          </w:p>
        </w:tc>
        <w:tc>
          <w:tcPr>
            <w:tcW w:w="525" w:type="dxa"/>
            <w:tcBorders>
              <w:top w:val="single" w:sz="4" w:space="0" w:color="auto"/>
              <w:left w:val="single" w:sz="4" w:space="0" w:color="auto"/>
              <w:bottom w:val="single" w:sz="4" w:space="0" w:color="auto"/>
              <w:right w:val="single" w:sz="4" w:space="0" w:color="auto"/>
            </w:tcBorders>
            <w:vAlign w:val="center"/>
          </w:tcPr>
          <w:p w14:paraId="1B982C06" w14:textId="349889B9" w:rsidR="0010764F" w:rsidRDefault="000C7325" w:rsidP="000C7325">
            <w:pPr>
              <w:rPr>
                <w:sz w:val="24"/>
              </w:rPr>
            </w:pPr>
            <w:r>
              <w:rPr>
                <w:rFonts w:hint="eastAsia"/>
                <w:sz w:val="24"/>
              </w:rPr>
              <w:t>男</w:t>
            </w:r>
          </w:p>
        </w:tc>
        <w:tc>
          <w:tcPr>
            <w:tcW w:w="735" w:type="dxa"/>
            <w:tcBorders>
              <w:top w:val="single" w:sz="4" w:space="0" w:color="auto"/>
              <w:left w:val="single" w:sz="4" w:space="0" w:color="auto"/>
              <w:bottom w:val="single" w:sz="4" w:space="0" w:color="auto"/>
              <w:right w:val="single" w:sz="4" w:space="0" w:color="auto"/>
            </w:tcBorders>
            <w:vAlign w:val="center"/>
          </w:tcPr>
          <w:p w14:paraId="37DD931C" w14:textId="77777777" w:rsidR="0010764F" w:rsidRDefault="00000000">
            <w:pPr>
              <w:jc w:val="center"/>
              <w:rPr>
                <w:sz w:val="24"/>
              </w:rPr>
            </w:pPr>
            <w:r>
              <w:rPr>
                <w:rFonts w:hint="eastAsia"/>
                <w:sz w:val="24"/>
              </w:rPr>
              <w:t>民族</w:t>
            </w:r>
          </w:p>
        </w:tc>
        <w:tc>
          <w:tcPr>
            <w:tcW w:w="1365" w:type="dxa"/>
            <w:gridSpan w:val="3"/>
            <w:tcBorders>
              <w:top w:val="single" w:sz="4" w:space="0" w:color="auto"/>
              <w:left w:val="single" w:sz="4" w:space="0" w:color="auto"/>
              <w:bottom w:val="single" w:sz="4" w:space="0" w:color="auto"/>
              <w:right w:val="single" w:sz="4" w:space="0" w:color="auto"/>
            </w:tcBorders>
            <w:vAlign w:val="center"/>
          </w:tcPr>
          <w:p w14:paraId="4A61641A" w14:textId="682CE606" w:rsidR="0010764F" w:rsidRDefault="000C7325">
            <w:pPr>
              <w:rPr>
                <w:sz w:val="24"/>
              </w:rPr>
            </w:pPr>
            <w:r>
              <w:rPr>
                <w:rFonts w:hint="eastAsia"/>
                <w:sz w:val="24"/>
              </w:rPr>
              <w:t>汉族</w:t>
            </w:r>
          </w:p>
        </w:tc>
        <w:tc>
          <w:tcPr>
            <w:tcW w:w="1155" w:type="dxa"/>
            <w:gridSpan w:val="3"/>
            <w:tcBorders>
              <w:top w:val="single" w:sz="4" w:space="0" w:color="auto"/>
              <w:left w:val="single" w:sz="4" w:space="0" w:color="auto"/>
              <w:bottom w:val="single" w:sz="4" w:space="0" w:color="auto"/>
              <w:right w:val="single" w:sz="4" w:space="0" w:color="auto"/>
            </w:tcBorders>
            <w:vAlign w:val="center"/>
          </w:tcPr>
          <w:p w14:paraId="154A0580" w14:textId="77777777" w:rsidR="0010764F" w:rsidRDefault="00000000">
            <w:pPr>
              <w:jc w:val="center"/>
              <w:rPr>
                <w:sz w:val="24"/>
              </w:rPr>
            </w:pPr>
            <w:r>
              <w:rPr>
                <w:rFonts w:hint="eastAsia"/>
                <w:sz w:val="24"/>
              </w:rPr>
              <w:t>出生年月</w:t>
            </w:r>
          </w:p>
        </w:tc>
        <w:tc>
          <w:tcPr>
            <w:tcW w:w="1785" w:type="dxa"/>
            <w:tcBorders>
              <w:top w:val="single" w:sz="4" w:space="0" w:color="auto"/>
              <w:left w:val="single" w:sz="4" w:space="0" w:color="auto"/>
              <w:bottom w:val="single" w:sz="4" w:space="0" w:color="auto"/>
              <w:right w:val="single" w:sz="6" w:space="0" w:color="auto"/>
            </w:tcBorders>
            <w:vAlign w:val="center"/>
          </w:tcPr>
          <w:p w14:paraId="53C1C0FD" w14:textId="66B35CAE" w:rsidR="0010764F" w:rsidRDefault="000C7325">
            <w:pPr>
              <w:rPr>
                <w:sz w:val="24"/>
              </w:rPr>
            </w:pPr>
            <w:r>
              <w:rPr>
                <w:rFonts w:hint="eastAsia"/>
                <w:sz w:val="24"/>
              </w:rPr>
              <w:t>2004</w:t>
            </w:r>
            <w:r>
              <w:rPr>
                <w:sz w:val="24"/>
              </w:rPr>
              <w:t xml:space="preserve"> </w:t>
            </w:r>
            <w:r>
              <w:rPr>
                <w:rFonts w:hint="eastAsia"/>
                <w:sz w:val="24"/>
              </w:rPr>
              <w:t>年</w:t>
            </w:r>
            <w:r>
              <w:rPr>
                <w:sz w:val="24"/>
              </w:rPr>
              <w:t xml:space="preserve">  </w:t>
            </w:r>
            <w:r>
              <w:rPr>
                <w:rFonts w:hint="eastAsia"/>
                <w:sz w:val="24"/>
              </w:rPr>
              <w:t>7</w:t>
            </w:r>
            <w:r>
              <w:rPr>
                <w:rFonts w:hint="eastAsia"/>
                <w:sz w:val="24"/>
              </w:rPr>
              <w:t>月</w:t>
            </w:r>
          </w:p>
        </w:tc>
      </w:tr>
      <w:tr w:rsidR="0010764F" w14:paraId="370F2651"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1201FEB8" w14:textId="77777777" w:rsidR="0010764F" w:rsidRDefault="00000000">
            <w:pPr>
              <w:jc w:val="center"/>
              <w:rPr>
                <w:sz w:val="24"/>
              </w:rPr>
            </w:pPr>
            <w:r>
              <w:rPr>
                <w:rFonts w:hint="eastAsia"/>
                <w:sz w:val="24"/>
              </w:rPr>
              <w:t>学号</w:t>
            </w:r>
          </w:p>
        </w:tc>
        <w:tc>
          <w:tcPr>
            <w:tcW w:w="1470" w:type="dxa"/>
            <w:gridSpan w:val="2"/>
            <w:tcBorders>
              <w:top w:val="single" w:sz="4" w:space="0" w:color="auto"/>
              <w:left w:val="nil"/>
              <w:bottom w:val="single" w:sz="4" w:space="0" w:color="auto"/>
              <w:right w:val="single" w:sz="4" w:space="0" w:color="auto"/>
            </w:tcBorders>
            <w:vAlign w:val="center"/>
          </w:tcPr>
          <w:p w14:paraId="7195A066" w14:textId="756D4F9C" w:rsidR="0010764F" w:rsidRDefault="000C7325">
            <w:pPr>
              <w:rPr>
                <w:sz w:val="24"/>
              </w:rPr>
            </w:pPr>
            <w:r>
              <w:rPr>
                <w:rFonts w:hint="eastAsia"/>
                <w:sz w:val="24"/>
              </w:rPr>
              <w:t>23010006037</w:t>
            </w:r>
          </w:p>
        </w:tc>
        <w:tc>
          <w:tcPr>
            <w:tcW w:w="945" w:type="dxa"/>
            <w:gridSpan w:val="3"/>
            <w:tcBorders>
              <w:top w:val="single" w:sz="4" w:space="0" w:color="auto"/>
              <w:left w:val="nil"/>
              <w:bottom w:val="single" w:sz="4" w:space="0" w:color="auto"/>
              <w:right w:val="single" w:sz="4" w:space="0" w:color="auto"/>
            </w:tcBorders>
            <w:vAlign w:val="center"/>
          </w:tcPr>
          <w:p w14:paraId="143754CE" w14:textId="77777777" w:rsidR="0010764F" w:rsidRDefault="00000000">
            <w:pPr>
              <w:ind w:firstLineChars="100" w:firstLine="240"/>
              <w:rPr>
                <w:sz w:val="24"/>
              </w:rPr>
            </w:pPr>
            <w:r>
              <w:rPr>
                <w:rFonts w:hint="eastAsia"/>
                <w:sz w:val="24"/>
              </w:rPr>
              <w:t>联系</w:t>
            </w:r>
          </w:p>
          <w:p w14:paraId="29BD1E1B" w14:textId="77777777" w:rsidR="0010764F" w:rsidRDefault="00000000">
            <w:pPr>
              <w:ind w:firstLineChars="100" w:firstLine="240"/>
              <w:rPr>
                <w:sz w:val="24"/>
              </w:rPr>
            </w:pPr>
            <w:r>
              <w:rPr>
                <w:rFonts w:hint="eastAsia"/>
                <w:sz w:val="24"/>
              </w:rPr>
              <w:t>电话</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5738BF49" w14:textId="75683166" w:rsidR="0010764F" w:rsidRDefault="000C7325">
            <w:pPr>
              <w:ind w:firstLineChars="200" w:firstLine="480"/>
              <w:rPr>
                <w:sz w:val="24"/>
              </w:rPr>
            </w:pPr>
            <w:r>
              <w:rPr>
                <w:rFonts w:hint="eastAsia"/>
                <w:sz w:val="24"/>
              </w:rPr>
              <w:t>18773970608</w:t>
            </w:r>
          </w:p>
        </w:tc>
      </w:tr>
      <w:tr w:rsidR="0010764F" w14:paraId="6E056B96"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5B3DC040" w14:textId="77777777" w:rsidR="0010764F" w:rsidRDefault="00000000">
            <w:pPr>
              <w:jc w:val="center"/>
              <w:rPr>
                <w:sz w:val="24"/>
              </w:rPr>
            </w:pPr>
            <w:r>
              <w:rPr>
                <w:rFonts w:hint="eastAsia"/>
                <w:sz w:val="24"/>
              </w:rPr>
              <w:t>指导</w:t>
            </w:r>
          </w:p>
          <w:p w14:paraId="6B053462" w14:textId="77777777" w:rsidR="0010764F" w:rsidRDefault="00000000">
            <w:pPr>
              <w:jc w:val="center"/>
              <w:rPr>
                <w:sz w:val="24"/>
              </w:rPr>
            </w:pPr>
            <w:r>
              <w:rPr>
                <w:rFonts w:hint="eastAsia"/>
                <w:sz w:val="24"/>
              </w:rPr>
              <w:t>教师</w:t>
            </w:r>
          </w:p>
        </w:tc>
        <w:tc>
          <w:tcPr>
            <w:tcW w:w="1470" w:type="dxa"/>
            <w:gridSpan w:val="2"/>
            <w:tcBorders>
              <w:top w:val="single" w:sz="4" w:space="0" w:color="auto"/>
              <w:left w:val="nil"/>
              <w:bottom w:val="single" w:sz="4" w:space="0" w:color="auto"/>
              <w:right w:val="single" w:sz="4" w:space="0" w:color="auto"/>
            </w:tcBorders>
            <w:vAlign w:val="center"/>
          </w:tcPr>
          <w:p w14:paraId="41B78B56" w14:textId="19CD39DA" w:rsidR="0010764F" w:rsidRDefault="000F6C85">
            <w:pPr>
              <w:jc w:val="center"/>
              <w:rPr>
                <w:sz w:val="24"/>
              </w:rPr>
            </w:pPr>
            <w:del w:id="13" w:author="by6801@outlook.com" w:date="2026-06-12T20:38:00Z" w16du:dateUtc="2026-06-12T12:38:00Z">
              <w:r w:rsidDel="00D25F34">
                <w:rPr>
                  <w:rFonts w:hint="eastAsia"/>
                  <w:sz w:val="24"/>
                </w:rPr>
                <w:delText>宋子豪</w:delText>
              </w:r>
            </w:del>
            <w:ins w:id="14" w:author="by6801@outlook.com" w:date="2026-06-12T20:38:00Z" w16du:dateUtc="2026-06-12T12:38:00Z">
              <w:r w:rsidR="00D25F34">
                <w:rPr>
                  <w:rFonts w:hint="eastAsia"/>
                  <w:sz w:val="24"/>
                </w:rPr>
                <w:t>余静</w:t>
              </w:r>
            </w:ins>
          </w:p>
        </w:tc>
        <w:tc>
          <w:tcPr>
            <w:tcW w:w="945" w:type="dxa"/>
            <w:gridSpan w:val="3"/>
            <w:tcBorders>
              <w:top w:val="single" w:sz="4" w:space="0" w:color="auto"/>
              <w:left w:val="nil"/>
              <w:bottom w:val="single" w:sz="4" w:space="0" w:color="auto"/>
              <w:right w:val="single" w:sz="4" w:space="0" w:color="auto"/>
            </w:tcBorders>
            <w:vAlign w:val="center"/>
          </w:tcPr>
          <w:p w14:paraId="39694646" w14:textId="77777777" w:rsidR="0010764F" w:rsidRDefault="00000000">
            <w:pPr>
              <w:ind w:firstLineChars="100" w:firstLine="240"/>
              <w:rPr>
                <w:sz w:val="24"/>
              </w:rPr>
            </w:pPr>
            <w:r>
              <w:rPr>
                <w:rFonts w:hint="eastAsia"/>
                <w:sz w:val="24"/>
              </w:rPr>
              <w:t>联系</w:t>
            </w:r>
          </w:p>
          <w:p w14:paraId="16B9B1B7" w14:textId="77777777" w:rsidR="0010764F" w:rsidRDefault="00000000">
            <w:pPr>
              <w:ind w:firstLineChars="100" w:firstLine="240"/>
              <w:rPr>
                <w:sz w:val="24"/>
              </w:rPr>
            </w:pPr>
            <w:r>
              <w:rPr>
                <w:rFonts w:hint="eastAsia"/>
                <w:sz w:val="24"/>
              </w:rPr>
              <w:t>电话</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6CE37B7D" w14:textId="4C4578E3" w:rsidR="0010764F" w:rsidRDefault="00D25F34">
            <w:pPr>
              <w:ind w:firstLineChars="200" w:firstLine="480"/>
              <w:rPr>
                <w:rFonts w:hint="eastAsia"/>
                <w:sz w:val="24"/>
              </w:rPr>
            </w:pPr>
            <w:ins w:id="15" w:author="by6801@outlook.com" w:date="2026-06-12T20:38:00Z" w16du:dateUtc="2026-06-12T12:38:00Z">
              <w:r>
                <w:rPr>
                  <w:rFonts w:hint="eastAsia"/>
                  <w:sz w:val="24"/>
                </w:rPr>
                <w:t>13355321218</w:t>
              </w:r>
            </w:ins>
          </w:p>
        </w:tc>
      </w:tr>
      <w:tr w:rsidR="0010764F" w14:paraId="1E930A99"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60FD3906" w14:textId="77777777" w:rsidR="0010764F" w:rsidRDefault="00000000">
            <w:pPr>
              <w:jc w:val="center"/>
              <w:rPr>
                <w:sz w:val="24"/>
              </w:rPr>
            </w:pPr>
            <w:r>
              <w:rPr>
                <w:rFonts w:hint="eastAsia"/>
                <w:sz w:val="24"/>
              </w:rPr>
              <w:t>企业</w:t>
            </w:r>
          </w:p>
          <w:p w14:paraId="6D818BCB" w14:textId="77777777" w:rsidR="0010764F" w:rsidRDefault="00000000">
            <w:pPr>
              <w:jc w:val="center"/>
              <w:rPr>
                <w:sz w:val="24"/>
              </w:rPr>
            </w:pPr>
            <w:r>
              <w:rPr>
                <w:rFonts w:hint="eastAsia"/>
                <w:sz w:val="24"/>
              </w:rPr>
              <w:t>导师</w:t>
            </w:r>
          </w:p>
        </w:tc>
        <w:tc>
          <w:tcPr>
            <w:tcW w:w="1470" w:type="dxa"/>
            <w:gridSpan w:val="2"/>
            <w:tcBorders>
              <w:top w:val="single" w:sz="4" w:space="0" w:color="auto"/>
              <w:left w:val="nil"/>
              <w:bottom w:val="single" w:sz="4" w:space="0" w:color="auto"/>
              <w:right w:val="single" w:sz="4" w:space="0" w:color="auto"/>
            </w:tcBorders>
            <w:vAlign w:val="center"/>
          </w:tcPr>
          <w:p w14:paraId="1DDCEB2D" w14:textId="32CBD1C6" w:rsidR="0010764F" w:rsidRDefault="00D25F34">
            <w:pPr>
              <w:jc w:val="center"/>
              <w:rPr>
                <w:sz w:val="24"/>
              </w:rPr>
            </w:pPr>
            <w:ins w:id="16" w:author="by6801@outlook.com" w:date="2026-06-12T20:38:00Z" w16du:dateUtc="2026-06-12T12:38:00Z">
              <w:r>
                <w:rPr>
                  <w:rFonts w:hint="eastAsia"/>
                  <w:sz w:val="24"/>
                </w:rPr>
                <w:t>宋子豪</w:t>
              </w:r>
            </w:ins>
          </w:p>
        </w:tc>
        <w:tc>
          <w:tcPr>
            <w:tcW w:w="945" w:type="dxa"/>
            <w:gridSpan w:val="3"/>
            <w:tcBorders>
              <w:top w:val="single" w:sz="4" w:space="0" w:color="auto"/>
              <w:left w:val="nil"/>
              <w:bottom w:val="single" w:sz="4" w:space="0" w:color="auto"/>
              <w:right w:val="single" w:sz="4" w:space="0" w:color="auto"/>
            </w:tcBorders>
            <w:vAlign w:val="center"/>
          </w:tcPr>
          <w:p w14:paraId="3F36DDB6" w14:textId="77777777" w:rsidR="0010764F" w:rsidRDefault="00000000">
            <w:pPr>
              <w:ind w:firstLineChars="100" w:firstLine="240"/>
              <w:rPr>
                <w:sz w:val="24"/>
              </w:rPr>
            </w:pPr>
            <w:r>
              <w:rPr>
                <w:rFonts w:hint="eastAsia"/>
                <w:sz w:val="24"/>
              </w:rPr>
              <w:t>联系</w:t>
            </w:r>
          </w:p>
          <w:p w14:paraId="36E46A15" w14:textId="77777777" w:rsidR="0010764F" w:rsidRDefault="00000000">
            <w:pPr>
              <w:ind w:firstLineChars="100" w:firstLine="240"/>
              <w:rPr>
                <w:sz w:val="24"/>
              </w:rPr>
            </w:pPr>
            <w:r>
              <w:rPr>
                <w:rFonts w:hint="eastAsia"/>
                <w:sz w:val="24"/>
              </w:rPr>
              <w:t>电话</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73C66EBC" w14:textId="77777777" w:rsidR="0010764F" w:rsidRDefault="0010764F">
            <w:pPr>
              <w:ind w:firstLineChars="200" w:firstLine="480"/>
              <w:rPr>
                <w:sz w:val="24"/>
              </w:rPr>
            </w:pPr>
          </w:p>
        </w:tc>
      </w:tr>
      <w:tr w:rsidR="0010764F" w14:paraId="7B1F0795" w14:textId="77777777">
        <w:trPr>
          <w:cantSplit/>
          <w:trHeight w:val="1471"/>
        </w:trPr>
        <w:tc>
          <w:tcPr>
            <w:tcW w:w="1800" w:type="dxa"/>
            <w:gridSpan w:val="3"/>
            <w:tcBorders>
              <w:top w:val="single" w:sz="4" w:space="0" w:color="auto"/>
              <w:left w:val="single" w:sz="6" w:space="0" w:color="auto"/>
              <w:bottom w:val="single" w:sz="4" w:space="0" w:color="auto"/>
              <w:right w:val="single" w:sz="4" w:space="0" w:color="auto"/>
            </w:tcBorders>
            <w:vAlign w:val="center"/>
          </w:tcPr>
          <w:p w14:paraId="0A0A636E" w14:textId="77777777" w:rsidR="0010764F" w:rsidRDefault="00000000">
            <w:pPr>
              <w:rPr>
                <w:sz w:val="24"/>
              </w:rPr>
            </w:pPr>
            <w:r>
              <w:rPr>
                <w:rFonts w:hint="eastAsia"/>
                <w:sz w:val="24"/>
              </w:rPr>
              <w:t>负责人曾经参与科研的情况</w:t>
            </w:r>
          </w:p>
        </w:tc>
        <w:tc>
          <w:tcPr>
            <w:tcW w:w="7020" w:type="dxa"/>
            <w:gridSpan w:val="13"/>
            <w:tcBorders>
              <w:top w:val="single" w:sz="4" w:space="0" w:color="auto"/>
              <w:left w:val="nil"/>
              <w:bottom w:val="single" w:sz="4" w:space="0" w:color="auto"/>
              <w:right w:val="single" w:sz="6" w:space="0" w:color="auto"/>
            </w:tcBorders>
            <w:vAlign w:val="center"/>
          </w:tcPr>
          <w:p w14:paraId="4B953040" w14:textId="51E416F5" w:rsidR="0010764F" w:rsidRDefault="000F6C85">
            <w:pPr>
              <w:rPr>
                <w:sz w:val="24"/>
              </w:rPr>
            </w:pPr>
            <w:r w:rsidRPr="000F6C85">
              <w:rPr>
                <w:sz w:val="24"/>
              </w:rPr>
              <w:t>曾参与物理海洋学相关课程设计，对潮汐调和分析具备理论基础；熟悉移动端互联网产品逻辑，具备初步的产品调研与项目统筹能力。</w:t>
            </w:r>
            <w:r>
              <w:rPr>
                <w:rFonts w:hint="eastAsia"/>
                <w:sz w:val="24"/>
              </w:rPr>
              <w:t>发表</w:t>
            </w:r>
            <w:r>
              <w:rPr>
                <w:rFonts w:hint="eastAsia"/>
                <w:sz w:val="24"/>
              </w:rPr>
              <w:t>EI</w:t>
            </w:r>
            <w:r>
              <w:rPr>
                <w:rFonts w:hint="eastAsia"/>
                <w:sz w:val="24"/>
              </w:rPr>
              <w:t>会议论文一篇，在创新能力方面得到导师高度认可。</w:t>
            </w:r>
          </w:p>
          <w:p w14:paraId="12ACFC49" w14:textId="5C60E9DE" w:rsidR="004F74E6" w:rsidRDefault="004F74E6">
            <w:pPr>
              <w:rPr>
                <w:sz w:val="24"/>
              </w:rPr>
            </w:pPr>
          </w:p>
          <w:p w14:paraId="41DDF579" w14:textId="77777777" w:rsidR="0010764F" w:rsidRPr="000F6C85" w:rsidRDefault="0010764F">
            <w:pPr>
              <w:rPr>
                <w:sz w:val="24"/>
              </w:rPr>
            </w:pPr>
          </w:p>
        </w:tc>
      </w:tr>
      <w:tr w:rsidR="0010764F" w14:paraId="4DD1C985" w14:textId="77777777" w:rsidTr="00D25F34">
        <w:tblPrEx>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PrExChange w:id="17" w:author="by6801@outlook.com" w:date="2026-06-12T20:41:00Z" w16du:dateUtc="2026-06-12T12:41:00Z">
            <w:tblPrEx>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PrEx>
          </w:tblPrExChange>
        </w:tblPrEx>
        <w:trPr>
          <w:cantSplit/>
          <w:trHeight w:val="2561"/>
          <w:trPrChange w:id="18" w:author="by6801@outlook.com" w:date="2026-06-12T20:41:00Z" w16du:dateUtc="2026-06-12T12:41:00Z">
            <w:trPr>
              <w:cantSplit/>
              <w:trHeight w:val="1494"/>
            </w:trPr>
          </w:trPrChange>
        </w:trPr>
        <w:tc>
          <w:tcPr>
            <w:tcW w:w="1800" w:type="dxa"/>
            <w:gridSpan w:val="3"/>
            <w:tcBorders>
              <w:top w:val="single" w:sz="4" w:space="0" w:color="auto"/>
              <w:left w:val="single" w:sz="6" w:space="0" w:color="auto"/>
              <w:bottom w:val="single" w:sz="4" w:space="0" w:color="auto"/>
              <w:right w:val="single" w:sz="4" w:space="0" w:color="auto"/>
            </w:tcBorders>
            <w:vAlign w:val="center"/>
            <w:tcPrChange w:id="19" w:author="by6801@outlook.com" w:date="2026-06-12T20:41:00Z" w16du:dateUtc="2026-06-12T12:41:00Z">
              <w:tcPr>
                <w:tcW w:w="1800" w:type="dxa"/>
                <w:gridSpan w:val="3"/>
                <w:tcBorders>
                  <w:top w:val="single" w:sz="4" w:space="0" w:color="auto"/>
                  <w:left w:val="single" w:sz="6" w:space="0" w:color="auto"/>
                  <w:bottom w:val="single" w:sz="4" w:space="0" w:color="auto"/>
                  <w:right w:val="single" w:sz="4" w:space="0" w:color="auto"/>
                </w:tcBorders>
                <w:vAlign w:val="center"/>
              </w:tcPr>
            </w:tcPrChange>
          </w:tcPr>
          <w:p w14:paraId="7072DD28" w14:textId="77777777" w:rsidR="0010764F" w:rsidRDefault="00000000">
            <w:pPr>
              <w:rPr>
                <w:sz w:val="24"/>
              </w:rPr>
            </w:pPr>
            <w:r>
              <w:rPr>
                <w:rFonts w:hint="eastAsia"/>
                <w:sz w:val="24"/>
              </w:rPr>
              <w:t>指导教师承担科研课题情况</w:t>
            </w:r>
          </w:p>
        </w:tc>
        <w:tc>
          <w:tcPr>
            <w:tcW w:w="7020" w:type="dxa"/>
            <w:gridSpan w:val="13"/>
            <w:tcBorders>
              <w:top w:val="single" w:sz="4" w:space="0" w:color="auto"/>
              <w:left w:val="nil"/>
              <w:bottom w:val="single" w:sz="4" w:space="0" w:color="auto"/>
              <w:right w:val="single" w:sz="6" w:space="0" w:color="auto"/>
            </w:tcBorders>
            <w:vAlign w:val="center"/>
            <w:tcPrChange w:id="20" w:author="by6801@outlook.com" w:date="2026-06-12T20:41:00Z" w16du:dateUtc="2026-06-12T12:41:00Z">
              <w:tcPr>
                <w:tcW w:w="7020" w:type="dxa"/>
                <w:gridSpan w:val="13"/>
                <w:tcBorders>
                  <w:top w:val="single" w:sz="4" w:space="0" w:color="auto"/>
                  <w:left w:val="nil"/>
                  <w:bottom w:val="single" w:sz="4" w:space="0" w:color="auto"/>
                  <w:right w:val="single" w:sz="6" w:space="0" w:color="auto"/>
                </w:tcBorders>
                <w:vAlign w:val="center"/>
              </w:tcPr>
            </w:tcPrChange>
          </w:tcPr>
          <w:p w14:paraId="019B3575" w14:textId="031A86D9" w:rsidR="0010764F" w:rsidDel="00D25F34" w:rsidRDefault="00D25F34">
            <w:pPr>
              <w:rPr>
                <w:del w:id="21" w:author="by6801@outlook.com" w:date="2026-06-12T20:41:00Z" w16du:dateUtc="2026-06-12T12:41:00Z"/>
                <w:sz w:val="24"/>
              </w:rPr>
            </w:pPr>
            <w:ins w:id="22" w:author="by6801@outlook.com" w:date="2026-06-12T20:40:00Z" w16du:dateUtc="2026-06-12T12:40:00Z">
              <w:r w:rsidRPr="00D25F34">
                <w:rPr>
                  <w:sz w:val="24"/>
                </w:rPr>
                <w:t>余静，中国海洋大学海洋与大气学院教授、博士生导师。面向国家海洋生态文明建设的重大需求，围绕</w:t>
              </w:r>
              <w:r w:rsidRPr="00D25F34">
                <w:rPr>
                  <w:sz w:val="24"/>
                </w:rPr>
                <w:t>“</w:t>
              </w:r>
              <w:r w:rsidRPr="00D25F34">
                <w:rPr>
                  <w:sz w:val="24"/>
                </w:rPr>
                <w:t>人海耦合系统互馈与协同优化</w:t>
              </w:r>
              <w:r w:rsidRPr="00D25F34">
                <w:rPr>
                  <w:sz w:val="24"/>
                </w:rPr>
                <w:t>”</w:t>
              </w:r>
              <w:r w:rsidRPr="00D25F34">
                <w:rPr>
                  <w:sz w:val="24"/>
                </w:rPr>
                <w:t>这一核心科学问题开展系统研究，通过科学评价人类活动造成的海洋资源环境影响，为我国的海洋生态环境管理提供技术支撑。五年来主持和参与国家重点研发计划课题等国家级和省部级项目</w:t>
              </w:r>
              <w:r w:rsidRPr="00D25F34">
                <w:rPr>
                  <w:sz w:val="24"/>
                </w:rPr>
                <w:t xml:space="preserve"> 10</w:t>
              </w:r>
              <w:r w:rsidRPr="00D25F34">
                <w:rPr>
                  <w:sz w:val="24"/>
                </w:rPr>
                <w:t>余项，发表论文</w:t>
              </w:r>
            </w:ins>
            <w:ins w:id="23" w:author="by6801@outlook.com" w:date="2026-06-12T20:42:00Z" w16du:dateUtc="2026-06-12T12:42:00Z">
              <w:r>
                <w:rPr>
                  <w:rFonts w:hint="eastAsia"/>
                  <w:sz w:val="24"/>
                </w:rPr>
                <w:t>10</w:t>
              </w:r>
            </w:ins>
            <w:ins w:id="24" w:author="by6801@outlook.com" w:date="2026-06-12T20:40:00Z" w16du:dateUtc="2026-06-12T12:40:00Z">
              <w:r w:rsidRPr="00D25F34">
                <w:rPr>
                  <w:sz w:val="24"/>
                </w:rPr>
                <w:t>0</w:t>
              </w:r>
              <w:r w:rsidRPr="00D25F34">
                <w:rPr>
                  <w:sz w:val="24"/>
                </w:rPr>
                <w:t>余篇，在光明日报发表文章</w:t>
              </w:r>
              <w:r w:rsidRPr="00D25F34">
                <w:rPr>
                  <w:sz w:val="24"/>
                </w:rPr>
                <w:t>1</w:t>
              </w:r>
              <w:r w:rsidRPr="00D25F34">
                <w:rPr>
                  <w:sz w:val="24"/>
                </w:rPr>
                <w:t>篇，完成国家标准和行业标准</w:t>
              </w:r>
              <w:r w:rsidRPr="00D25F34">
                <w:rPr>
                  <w:sz w:val="24"/>
                </w:rPr>
                <w:t>5</w:t>
              </w:r>
              <w:r w:rsidRPr="00D25F34">
                <w:rPr>
                  <w:sz w:val="24"/>
                </w:rPr>
                <w:t>项，授权国家发明专利</w:t>
              </w:r>
              <w:r w:rsidRPr="00D25F34">
                <w:rPr>
                  <w:sz w:val="24"/>
                </w:rPr>
                <w:t>2</w:t>
              </w:r>
              <w:r w:rsidRPr="00D25F34">
                <w:rPr>
                  <w:sz w:val="24"/>
                </w:rPr>
                <w:t>项。研究成果曾获</w:t>
              </w:r>
              <w:r w:rsidRPr="00D25F34">
                <w:rPr>
                  <w:sz w:val="24"/>
                </w:rPr>
                <w:t>2024</w:t>
              </w:r>
              <w:r w:rsidRPr="00D25F34">
                <w:rPr>
                  <w:sz w:val="24"/>
                </w:rPr>
                <w:t>年度、</w:t>
              </w:r>
              <w:r w:rsidRPr="00D25F34">
                <w:rPr>
                  <w:sz w:val="24"/>
                </w:rPr>
                <w:t>2025</w:t>
              </w:r>
              <w:r w:rsidRPr="00D25F34">
                <w:rPr>
                  <w:sz w:val="24"/>
                </w:rPr>
                <w:t>年度海洋工程科学技术奖一等奖和二等奖</w:t>
              </w:r>
              <w:r>
                <w:rPr>
                  <w:rFonts w:hint="eastAsia"/>
                  <w:sz w:val="24"/>
                </w:rPr>
                <w:t>。</w:t>
              </w:r>
            </w:ins>
          </w:p>
          <w:p w14:paraId="3A5E689A" w14:textId="07CBA459" w:rsidR="0010764F" w:rsidDel="00D25F34" w:rsidRDefault="0010764F">
            <w:pPr>
              <w:rPr>
                <w:del w:id="25" w:author="by6801@outlook.com" w:date="2026-06-12T20:41:00Z" w16du:dateUtc="2026-06-12T12:41:00Z"/>
                <w:sz w:val="24"/>
              </w:rPr>
            </w:pPr>
          </w:p>
          <w:p w14:paraId="52DF9E08" w14:textId="77777777" w:rsidR="0010764F" w:rsidRDefault="0010764F">
            <w:pPr>
              <w:rPr>
                <w:sz w:val="24"/>
              </w:rPr>
            </w:pPr>
          </w:p>
          <w:p w14:paraId="67BE8626" w14:textId="77777777" w:rsidR="0010764F" w:rsidRDefault="0010764F">
            <w:pPr>
              <w:rPr>
                <w:sz w:val="24"/>
              </w:rPr>
            </w:pPr>
          </w:p>
          <w:p w14:paraId="132D5991" w14:textId="77777777" w:rsidR="0010764F" w:rsidRDefault="0010764F">
            <w:pPr>
              <w:rPr>
                <w:sz w:val="24"/>
              </w:rPr>
            </w:pPr>
          </w:p>
        </w:tc>
      </w:tr>
      <w:tr w:rsidR="0010764F" w14:paraId="6C1BFE09" w14:textId="77777777">
        <w:trPr>
          <w:cantSplit/>
          <w:trHeight w:val="107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042CD5DA" w14:textId="77777777" w:rsidR="0010764F" w:rsidRDefault="00000000">
            <w:pPr>
              <w:rPr>
                <w:sz w:val="24"/>
              </w:rPr>
            </w:pPr>
            <w:r>
              <w:rPr>
                <w:rFonts w:hint="eastAsia"/>
                <w:sz w:val="24"/>
              </w:rPr>
              <w:t>企业导师担任的职务及科研情况</w:t>
            </w:r>
          </w:p>
        </w:tc>
        <w:tc>
          <w:tcPr>
            <w:tcW w:w="7020" w:type="dxa"/>
            <w:gridSpan w:val="13"/>
            <w:tcBorders>
              <w:top w:val="single" w:sz="4" w:space="0" w:color="auto"/>
              <w:left w:val="nil"/>
              <w:bottom w:val="single" w:sz="4" w:space="0" w:color="auto"/>
              <w:right w:val="single" w:sz="6" w:space="0" w:color="auto"/>
            </w:tcBorders>
            <w:vAlign w:val="center"/>
          </w:tcPr>
          <w:p w14:paraId="4714BA34" w14:textId="77777777" w:rsidR="0010764F" w:rsidRDefault="0010764F">
            <w:pPr>
              <w:rPr>
                <w:sz w:val="24"/>
              </w:rPr>
            </w:pPr>
          </w:p>
          <w:p w14:paraId="0138249A" w14:textId="77777777" w:rsidR="0010764F" w:rsidRDefault="0010764F">
            <w:pPr>
              <w:rPr>
                <w:sz w:val="24"/>
              </w:rPr>
            </w:pPr>
          </w:p>
          <w:p w14:paraId="61E0D4E7" w14:textId="77777777" w:rsidR="0010764F" w:rsidRDefault="0010764F">
            <w:pPr>
              <w:rPr>
                <w:sz w:val="24"/>
              </w:rPr>
            </w:pPr>
          </w:p>
          <w:p w14:paraId="09547B2A" w14:textId="77777777" w:rsidR="0010764F" w:rsidRDefault="0010764F">
            <w:pPr>
              <w:rPr>
                <w:sz w:val="24"/>
              </w:rPr>
            </w:pPr>
          </w:p>
          <w:p w14:paraId="09059FA7" w14:textId="77777777" w:rsidR="0010764F" w:rsidRDefault="0010764F">
            <w:pPr>
              <w:rPr>
                <w:sz w:val="24"/>
              </w:rPr>
            </w:pPr>
          </w:p>
          <w:p w14:paraId="37CA6F48" w14:textId="77777777" w:rsidR="0010764F" w:rsidRDefault="0010764F">
            <w:pPr>
              <w:rPr>
                <w:sz w:val="24"/>
              </w:rPr>
            </w:pPr>
          </w:p>
        </w:tc>
      </w:tr>
      <w:tr w:rsidR="0010764F" w14:paraId="35CBA3CB" w14:textId="77777777">
        <w:trPr>
          <w:cantSplit/>
          <w:trHeight w:val="1074"/>
        </w:trPr>
        <w:tc>
          <w:tcPr>
            <w:tcW w:w="1800" w:type="dxa"/>
            <w:gridSpan w:val="3"/>
            <w:tcBorders>
              <w:top w:val="single" w:sz="4" w:space="0" w:color="auto"/>
              <w:left w:val="single" w:sz="4" w:space="0" w:color="auto"/>
              <w:bottom w:val="single" w:sz="4" w:space="0" w:color="auto"/>
              <w:right w:val="single" w:sz="4" w:space="0" w:color="auto"/>
            </w:tcBorders>
            <w:vAlign w:val="center"/>
          </w:tcPr>
          <w:p w14:paraId="08ED9A28" w14:textId="77777777" w:rsidR="0010764F" w:rsidRDefault="00000000">
            <w:pPr>
              <w:rPr>
                <w:sz w:val="24"/>
              </w:rPr>
            </w:pPr>
            <w:r>
              <w:rPr>
                <w:rFonts w:hint="eastAsia"/>
                <w:sz w:val="24"/>
              </w:rPr>
              <w:lastRenderedPageBreak/>
              <w:t>指导教师、企业导师支持情况</w:t>
            </w:r>
          </w:p>
        </w:tc>
        <w:tc>
          <w:tcPr>
            <w:tcW w:w="7020" w:type="dxa"/>
            <w:gridSpan w:val="13"/>
            <w:tcBorders>
              <w:top w:val="single" w:sz="4" w:space="0" w:color="auto"/>
              <w:left w:val="nil"/>
              <w:bottom w:val="single" w:sz="4" w:space="0" w:color="auto"/>
              <w:right w:val="single" w:sz="6" w:space="0" w:color="auto"/>
            </w:tcBorders>
            <w:vAlign w:val="center"/>
          </w:tcPr>
          <w:p w14:paraId="1E3F9FD0" w14:textId="77777777" w:rsidR="0010764F" w:rsidRDefault="0010764F">
            <w:pPr>
              <w:rPr>
                <w:sz w:val="24"/>
              </w:rPr>
            </w:pPr>
          </w:p>
          <w:p w14:paraId="09E2B9A5" w14:textId="5096D0F8" w:rsidR="0010764F" w:rsidRDefault="00D25F34">
            <w:pPr>
              <w:rPr>
                <w:sz w:val="24"/>
              </w:rPr>
            </w:pPr>
            <w:ins w:id="26" w:author="by6801@outlook.com" w:date="2026-06-12T20:43:00Z" w16du:dateUtc="2026-06-12T12:43:00Z">
              <w:r>
                <w:rPr>
                  <w:rFonts w:hint="eastAsia"/>
                  <w:sz w:val="24"/>
                </w:rPr>
                <w:t>指导教师</w:t>
              </w:r>
              <w:bookmarkStart w:id="27" w:name="OLE_LINK6"/>
              <w:bookmarkStart w:id="28" w:name="OLE_LINK7"/>
              <w:bookmarkStart w:id="29" w:name="OLE_LINK8"/>
              <w:r>
                <w:rPr>
                  <w:rFonts w:ascii="Arial" w:hAnsi="Arial" w:cs="Arial" w:hint="eastAsia"/>
                  <w:color w:val="292B2D"/>
                  <w:sz w:val="23"/>
                  <w:szCs w:val="23"/>
                  <w:shd w:val="clear" w:color="auto" w:fill="FFFFFF"/>
                </w:rPr>
                <w:t>余静老师</w:t>
              </w:r>
            </w:ins>
            <w:ins w:id="30" w:author="by6801@outlook.com" w:date="2026-06-12T20:47:00Z" w16du:dateUtc="2026-06-12T12:47:00Z">
              <w:r w:rsidR="00F96431">
                <w:rPr>
                  <w:rFonts w:ascii="Arial" w:hAnsi="Arial" w:cs="Arial" w:hint="eastAsia"/>
                  <w:color w:val="292B2D"/>
                  <w:sz w:val="23"/>
                  <w:szCs w:val="23"/>
                  <w:shd w:val="clear" w:color="auto" w:fill="FFFFFF"/>
                </w:rPr>
                <w:t>在</w:t>
              </w:r>
              <w:r w:rsidR="00F96431">
                <w:rPr>
                  <w:rFonts w:ascii="Arial" w:hAnsi="Arial" w:cs="Arial" w:hint="eastAsia"/>
                  <w:color w:val="292B2D"/>
                  <w:sz w:val="23"/>
                  <w:szCs w:val="23"/>
                  <w:shd w:val="clear" w:color="auto" w:fill="FFFFFF"/>
                </w:rPr>
                <w:t>研究中积累了丰富的</w:t>
              </w:r>
            </w:ins>
            <w:ins w:id="31" w:author="by6801@outlook.com" w:date="2026-06-12T20:48:00Z" w16du:dateUtc="2026-06-12T12:48:00Z">
              <w:r w:rsidR="00F96431">
                <w:rPr>
                  <w:rFonts w:ascii="Arial" w:hAnsi="Arial" w:cs="Arial" w:hint="eastAsia"/>
                  <w:color w:val="292B2D"/>
                  <w:sz w:val="23"/>
                  <w:szCs w:val="23"/>
                  <w:shd w:val="clear" w:color="auto" w:fill="FFFFFF"/>
                </w:rPr>
                <w:t>海洋水文气象</w:t>
              </w:r>
            </w:ins>
            <w:ins w:id="32" w:author="by6801@outlook.com" w:date="2026-06-12T20:47:00Z" w16du:dateUtc="2026-06-12T12:47:00Z">
              <w:r w:rsidR="00F96431">
                <w:rPr>
                  <w:rFonts w:ascii="Arial" w:hAnsi="Arial" w:cs="Arial" w:hint="eastAsia"/>
                  <w:color w:val="292B2D"/>
                  <w:sz w:val="23"/>
                  <w:szCs w:val="23"/>
                  <w:shd w:val="clear" w:color="auto" w:fill="FFFFFF"/>
                </w:rPr>
                <w:t>数据</w:t>
              </w:r>
            </w:ins>
            <w:ins w:id="33" w:author="by6801@outlook.com" w:date="2026-06-12T20:48:00Z" w16du:dateUtc="2026-06-12T12:48:00Z">
              <w:r w:rsidR="00F96431">
                <w:rPr>
                  <w:rFonts w:ascii="Arial" w:hAnsi="Arial" w:cs="Arial" w:hint="eastAsia"/>
                  <w:color w:val="292B2D"/>
                  <w:sz w:val="23"/>
                  <w:szCs w:val="23"/>
                  <w:shd w:val="clear" w:color="auto" w:fill="FFFFFF"/>
                </w:rPr>
                <w:t>，</w:t>
              </w:r>
            </w:ins>
            <w:ins w:id="34" w:author="by6801@outlook.com" w:date="2026-06-12T20:43:00Z" w16du:dateUtc="2026-06-12T12:43:00Z">
              <w:r>
                <w:rPr>
                  <w:rFonts w:ascii="Arial" w:hAnsi="Arial" w:cs="Arial" w:hint="eastAsia"/>
                  <w:color w:val="292B2D"/>
                  <w:sz w:val="23"/>
                  <w:szCs w:val="23"/>
                  <w:shd w:val="clear" w:color="auto" w:fill="FFFFFF"/>
                </w:rPr>
                <w:t>承担的科研</w:t>
              </w:r>
              <w:r>
                <w:rPr>
                  <w:rFonts w:ascii="Arial" w:hAnsi="Arial" w:cs="Arial" w:hint="eastAsia"/>
                  <w:color w:val="292B2D"/>
                  <w:sz w:val="23"/>
                  <w:szCs w:val="23"/>
                  <w:shd w:val="clear" w:color="auto" w:fill="FFFFFF"/>
                </w:rPr>
                <w:t>项目</w:t>
              </w:r>
            </w:ins>
            <w:bookmarkEnd w:id="27"/>
            <w:bookmarkEnd w:id="28"/>
            <w:bookmarkEnd w:id="29"/>
            <w:ins w:id="35" w:author="by6801@outlook.com" w:date="2026-06-12T20:54:00Z" w16du:dateUtc="2026-06-12T12:54:00Z">
              <w:r w:rsidR="00F96431">
                <w:rPr>
                  <w:rFonts w:ascii="Arial" w:hAnsi="Arial" w:cs="Arial" w:hint="eastAsia"/>
                  <w:color w:val="292B2D"/>
                  <w:sz w:val="23"/>
                  <w:szCs w:val="23"/>
                  <w:shd w:val="clear" w:color="auto" w:fill="FFFFFF"/>
                </w:rPr>
                <w:t>也</w:t>
              </w:r>
            </w:ins>
            <w:ins w:id="36" w:author="by6801@outlook.com" w:date="2026-06-12T20:43:00Z" w16du:dateUtc="2026-06-12T12:43:00Z">
              <w:r>
                <w:rPr>
                  <w:rFonts w:ascii="Arial" w:hAnsi="Arial" w:cs="Arial" w:hint="eastAsia"/>
                  <w:color w:val="292B2D"/>
                  <w:sz w:val="23"/>
                  <w:szCs w:val="23"/>
                  <w:shd w:val="clear" w:color="auto" w:fill="FFFFFF"/>
                </w:rPr>
                <w:t>可为本项目研究提供基础理论和技术方法的指导和借鉴，</w:t>
              </w:r>
            </w:ins>
          </w:p>
          <w:p w14:paraId="59F8A291" w14:textId="77777777" w:rsidR="0010764F" w:rsidRPr="00D25F34" w:rsidRDefault="0010764F">
            <w:pPr>
              <w:rPr>
                <w:sz w:val="24"/>
              </w:rPr>
            </w:pPr>
          </w:p>
          <w:p w14:paraId="32817449" w14:textId="77777777" w:rsidR="0010764F" w:rsidRDefault="0010764F">
            <w:pPr>
              <w:rPr>
                <w:sz w:val="24"/>
              </w:rPr>
            </w:pPr>
          </w:p>
          <w:p w14:paraId="2B56E5AB" w14:textId="77777777" w:rsidR="0010764F" w:rsidRDefault="0010764F">
            <w:pPr>
              <w:rPr>
                <w:sz w:val="24"/>
              </w:rPr>
            </w:pPr>
          </w:p>
          <w:p w14:paraId="3FB5A019" w14:textId="77777777" w:rsidR="0010764F" w:rsidRDefault="0010764F">
            <w:pPr>
              <w:rPr>
                <w:sz w:val="24"/>
              </w:rPr>
            </w:pPr>
          </w:p>
        </w:tc>
      </w:tr>
      <w:tr w:rsidR="0010764F" w14:paraId="330F1321" w14:textId="7777777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14:paraId="60576BE0" w14:textId="77777777" w:rsidR="0010764F" w:rsidRDefault="00000000">
            <w:pPr>
              <w:jc w:val="center"/>
              <w:rPr>
                <w:sz w:val="24"/>
              </w:rPr>
            </w:pPr>
            <w:r>
              <w:rPr>
                <w:rFonts w:hint="eastAsia"/>
                <w:sz w:val="24"/>
              </w:rPr>
              <w:t>项</w:t>
            </w:r>
          </w:p>
          <w:p w14:paraId="14D25502" w14:textId="77777777" w:rsidR="0010764F" w:rsidRDefault="00000000">
            <w:pPr>
              <w:jc w:val="center"/>
              <w:rPr>
                <w:sz w:val="24"/>
              </w:rPr>
            </w:pPr>
            <w:r>
              <w:rPr>
                <w:rFonts w:hint="eastAsia"/>
                <w:sz w:val="24"/>
              </w:rPr>
              <w:t>目</w:t>
            </w:r>
          </w:p>
          <w:p w14:paraId="6413DF07" w14:textId="77777777" w:rsidR="0010764F" w:rsidRDefault="00000000">
            <w:pPr>
              <w:jc w:val="center"/>
              <w:rPr>
                <w:sz w:val="24"/>
              </w:rPr>
            </w:pPr>
            <w:r>
              <w:rPr>
                <w:rFonts w:hint="eastAsia"/>
                <w:sz w:val="24"/>
              </w:rPr>
              <w:t>组</w:t>
            </w:r>
          </w:p>
          <w:p w14:paraId="695FFD50" w14:textId="77777777" w:rsidR="0010764F" w:rsidRDefault="00000000">
            <w:pPr>
              <w:jc w:val="center"/>
              <w:rPr>
                <w:sz w:val="24"/>
              </w:rPr>
            </w:pPr>
            <w:r>
              <w:rPr>
                <w:rFonts w:hint="eastAsia"/>
                <w:sz w:val="24"/>
              </w:rPr>
              <w:t>主</w:t>
            </w:r>
          </w:p>
          <w:p w14:paraId="2285C3E0" w14:textId="77777777" w:rsidR="0010764F" w:rsidRDefault="00000000">
            <w:pPr>
              <w:jc w:val="center"/>
              <w:rPr>
                <w:sz w:val="24"/>
              </w:rPr>
            </w:pPr>
            <w:r>
              <w:rPr>
                <w:rFonts w:hint="eastAsia"/>
                <w:sz w:val="24"/>
              </w:rPr>
              <w:t>要</w:t>
            </w:r>
          </w:p>
          <w:p w14:paraId="00B82BBD" w14:textId="77777777" w:rsidR="0010764F" w:rsidRDefault="00000000">
            <w:pPr>
              <w:jc w:val="center"/>
              <w:rPr>
                <w:sz w:val="24"/>
              </w:rPr>
            </w:pPr>
            <w:r>
              <w:rPr>
                <w:rFonts w:hint="eastAsia"/>
                <w:sz w:val="24"/>
              </w:rPr>
              <w:t>成</w:t>
            </w:r>
          </w:p>
          <w:p w14:paraId="3472B073" w14:textId="77777777" w:rsidR="0010764F" w:rsidRDefault="00000000">
            <w:pPr>
              <w:jc w:val="center"/>
              <w:rPr>
                <w:sz w:val="24"/>
              </w:rPr>
            </w:pPr>
            <w:r>
              <w:rPr>
                <w:rFonts w:hint="eastAsia"/>
                <w:sz w:val="24"/>
              </w:rPr>
              <w:t>员</w:t>
            </w: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2EE80DDC" w14:textId="77777777" w:rsidR="0010764F" w:rsidRDefault="00000000">
            <w:pPr>
              <w:jc w:val="center"/>
              <w:rPr>
                <w:sz w:val="24"/>
              </w:rPr>
            </w:pPr>
            <w:r>
              <w:rPr>
                <w:rFonts w:hint="eastAsia"/>
                <w:sz w:val="24"/>
              </w:rPr>
              <w:t>姓</w:t>
            </w:r>
            <w:r>
              <w:rPr>
                <w:rFonts w:hint="eastAsia"/>
                <w:sz w:val="24"/>
              </w:rPr>
              <w:t xml:space="preserve">   </w:t>
            </w:r>
            <w:r>
              <w:rPr>
                <w:rFonts w:hint="eastAsia"/>
                <w:sz w:val="24"/>
              </w:rPr>
              <w:t>名</w:t>
            </w:r>
          </w:p>
        </w:tc>
        <w:tc>
          <w:tcPr>
            <w:tcW w:w="1440" w:type="dxa"/>
            <w:gridSpan w:val="3"/>
            <w:tcBorders>
              <w:top w:val="single" w:sz="4" w:space="0" w:color="auto"/>
              <w:left w:val="nil"/>
              <w:bottom w:val="single" w:sz="4" w:space="0" w:color="auto"/>
              <w:right w:val="single" w:sz="4" w:space="0" w:color="auto"/>
            </w:tcBorders>
            <w:vAlign w:val="center"/>
          </w:tcPr>
          <w:p w14:paraId="17688D59" w14:textId="77777777" w:rsidR="0010764F" w:rsidRDefault="00000000">
            <w:pPr>
              <w:jc w:val="center"/>
              <w:rPr>
                <w:sz w:val="24"/>
              </w:rPr>
            </w:pPr>
            <w:r>
              <w:rPr>
                <w:rFonts w:ascii="宋体" w:hAnsi="宋体" w:hint="eastAsia"/>
                <w:sz w:val="24"/>
              </w:rPr>
              <w:t>学号</w:t>
            </w:r>
          </w:p>
        </w:tc>
        <w:tc>
          <w:tcPr>
            <w:tcW w:w="1800" w:type="dxa"/>
            <w:gridSpan w:val="5"/>
            <w:tcBorders>
              <w:top w:val="single" w:sz="4" w:space="0" w:color="auto"/>
              <w:left w:val="nil"/>
              <w:bottom w:val="single" w:sz="4" w:space="0" w:color="auto"/>
              <w:right w:val="single" w:sz="4" w:space="0" w:color="auto"/>
            </w:tcBorders>
            <w:vAlign w:val="center"/>
          </w:tcPr>
          <w:p w14:paraId="2103580D" w14:textId="77777777" w:rsidR="0010764F" w:rsidRDefault="00000000">
            <w:pPr>
              <w:jc w:val="center"/>
              <w:rPr>
                <w:sz w:val="24"/>
              </w:rPr>
            </w:pPr>
            <w:r>
              <w:rPr>
                <w:rFonts w:hint="eastAsia"/>
                <w:sz w:val="24"/>
              </w:rPr>
              <w:t>专业班级</w:t>
            </w:r>
          </w:p>
        </w:tc>
        <w:tc>
          <w:tcPr>
            <w:tcW w:w="1980" w:type="dxa"/>
            <w:gridSpan w:val="3"/>
            <w:tcBorders>
              <w:top w:val="single" w:sz="4" w:space="0" w:color="auto"/>
              <w:left w:val="nil"/>
              <w:bottom w:val="single" w:sz="4" w:space="0" w:color="auto"/>
              <w:right w:val="single" w:sz="4" w:space="0" w:color="auto"/>
            </w:tcBorders>
            <w:vAlign w:val="center"/>
          </w:tcPr>
          <w:p w14:paraId="1855BC36" w14:textId="77777777" w:rsidR="0010764F" w:rsidRDefault="00000000">
            <w:pPr>
              <w:jc w:val="center"/>
              <w:rPr>
                <w:sz w:val="24"/>
              </w:rPr>
            </w:pPr>
            <w:r>
              <w:rPr>
                <w:rFonts w:hint="eastAsia"/>
                <w:sz w:val="24"/>
              </w:rPr>
              <w:t>所在学院</w:t>
            </w:r>
          </w:p>
        </w:tc>
        <w:tc>
          <w:tcPr>
            <w:tcW w:w="1800" w:type="dxa"/>
            <w:gridSpan w:val="2"/>
            <w:tcBorders>
              <w:top w:val="single" w:sz="4" w:space="0" w:color="auto"/>
              <w:left w:val="nil"/>
              <w:bottom w:val="single" w:sz="4" w:space="0" w:color="auto"/>
              <w:right w:val="single" w:sz="4" w:space="0" w:color="auto"/>
            </w:tcBorders>
            <w:vAlign w:val="center"/>
          </w:tcPr>
          <w:p w14:paraId="2C221868" w14:textId="77777777" w:rsidR="0010764F" w:rsidRDefault="00000000">
            <w:pPr>
              <w:jc w:val="center"/>
              <w:rPr>
                <w:sz w:val="24"/>
              </w:rPr>
            </w:pPr>
            <w:r>
              <w:rPr>
                <w:rFonts w:hint="eastAsia"/>
                <w:sz w:val="24"/>
              </w:rPr>
              <w:t>项目中的分工</w:t>
            </w:r>
          </w:p>
        </w:tc>
      </w:tr>
      <w:tr w:rsidR="0010764F" w14:paraId="0CCE2C78" w14:textId="7777777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14:paraId="645DA3CD" w14:textId="77777777" w:rsidR="0010764F" w:rsidRDefault="0010764F">
            <w:pPr>
              <w:spacing w:line="24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7761EA9D" w14:textId="48AA9AEC" w:rsidR="0010764F" w:rsidRDefault="000F6C85">
            <w:pPr>
              <w:jc w:val="center"/>
              <w:rPr>
                <w:rFonts w:eastAsia="楷体_GB2312"/>
                <w:sz w:val="24"/>
              </w:rPr>
            </w:pPr>
            <w:r>
              <w:rPr>
                <w:rFonts w:eastAsia="楷体_GB2312" w:hint="eastAsia"/>
                <w:sz w:val="24"/>
              </w:rPr>
              <w:t>潘泊言</w:t>
            </w:r>
          </w:p>
        </w:tc>
        <w:tc>
          <w:tcPr>
            <w:tcW w:w="1440" w:type="dxa"/>
            <w:gridSpan w:val="3"/>
            <w:tcBorders>
              <w:top w:val="single" w:sz="4" w:space="0" w:color="auto"/>
              <w:left w:val="nil"/>
              <w:bottom w:val="single" w:sz="4" w:space="0" w:color="auto"/>
              <w:right w:val="single" w:sz="4" w:space="0" w:color="auto"/>
            </w:tcBorders>
            <w:vAlign w:val="center"/>
          </w:tcPr>
          <w:p w14:paraId="02728A37" w14:textId="0B51CA3D" w:rsidR="0010764F" w:rsidRDefault="000F6C85">
            <w:pPr>
              <w:jc w:val="center"/>
              <w:rPr>
                <w:rFonts w:eastAsia="楷体_GB2312"/>
                <w:sz w:val="24"/>
              </w:rPr>
            </w:pPr>
            <w:r>
              <w:rPr>
                <w:rFonts w:eastAsia="楷体_GB2312" w:hint="eastAsia"/>
                <w:sz w:val="24"/>
              </w:rPr>
              <w:t>23100011029</w:t>
            </w:r>
          </w:p>
        </w:tc>
        <w:tc>
          <w:tcPr>
            <w:tcW w:w="1800" w:type="dxa"/>
            <w:gridSpan w:val="5"/>
            <w:tcBorders>
              <w:top w:val="single" w:sz="4" w:space="0" w:color="auto"/>
              <w:left w:val="nil"/>
              <w:bottom w:val="single" w:sz="4" w:space="0" w:color="auto"/>
              <w:right w:val="single" w:sz="4" w:space="0" w:color="auto"/>
            </w:tcBorders>
            <w:vAlign w:val="center"/>
          </w:tcPr>
          <w:p w14:paraId="7F2D1926" w14:textId="66EA8451" w:rsidR="0010764F" w:rsidRDefault="000F6C85">
            <w:pPr>
              <w:jc w:val="center"/>
              <w:rPr>
                <w:rFonts w:eastAsia="楷体_GB2312"/>
                <w:sz w:val="24"/>
              </w:rPr>
            </w:pPr>
            <w:r>
              <w:rPr>
                <w:rFonts w:eastAsia="楷体_GB2312" w:hint="eastAsia"/>
                <w:sz w:val="24"/>
              </w:rPr>
              <w:t>环境科学</w:t>
            </w:r>
          </w:p>
        </w:tc>
        <w:tc>
          <w:tcPr>
            <w:tcW w:w="1980" w:type="dxa"/>
            <w:gridSpan w:val="3"/>
            <w:tcBorders>
              <w:top w:val="single" w:sz="4" w:space="0" w:color="auto"/>
              <w:left w:val="nil"/>
              <w:bottom w:val="single" w:sz="4" w:space="0" w:color="auto"/>
              <w:right w:val="single" w:sz="4" w:space="0" w:color="auto"/>
            </w:tcBorders>
            <w:vAlign w:val="center"/>
          </w:tcPr>
          <w:p w14:paraId="002AB75B" w14:textId="2999A86D" w:rsidR="0010764F" w:rsidRDefault="000F6C85">
            <w:pPr>
              <w:jc w:val="center"/>
              <w:rPr>
                <w:rFonts w:eastAsia="楷体_GB2312"/>
                <w:sz w:val="24"/>
              </w:rPr>
            </w:pPr>
            <w:r>
              <w:rPr>
                <w:rFonts w:eastAsia="楷体_GB2312" w:hint="eastAsia"/>
                <w:sz w:val="24"/>
              </w:rPr>
              <w:t>环境科学</w:t>
            </w:r>
            <w:r w:rsidR="00893D2B">
              <w:rPr>
                <w:rFonts w:eastAsia="楷体_GB2312" w:hint="eastAsia"/>
                <w:sz w:val="24"/>
              </w:rPr>
              <w:t>与工程</w:t>
            </w:r>
            <w:r>
              <w:rPr>
                <w:rFonts w:eastAsia="楷体_GB2312" w:hint="eastAsia"/>
                <w:sz w:val="24"/>
              </w:rPr>
              <w:t>学院</w:t>
            </w:r>
          </w:p>
        </w:tc>
        <w:tc>
          <w:tcPr>
            <w:tcW w:w="1800" w:type="dxa"/>
            <w:gridSpan w:val="2"/>
            <w:tcBorders>
              <w:top w:val="single" w:sz="4" w:space="0" w:color="auto"/>
              <w:left w:val="nil"/>
              <w:bottom w:val="single" w:sz="4" w:space="0" w:color="auto"/>
              <w:right w:val="single" w:sz="4" w:space="0" w:color="auto"/>
            </w:tcBorders>
            <w:vAlign w:val="center"/>
          </w:tcPr>
          <w:p w14:paraId="01C8BB82" w14:textId="3B08B8F8" w:rsidR="0010764F" w:rsidRDefault="000F6C85">
            <w:pPr>
              <w:jc w:val="center"/>
              <w:rPr>
                <w:rFonts w:eastAsia="楷体_GB2312"/>
                <w:sz w:val="24"/>
              </w:rPr>
            </w:pPr>
            <w:r>
              <w:rPr>
                <w:rFonts w:eastAsia="楷体_GB2312" w:hint="eastAsia"/>
                <w:sz w:val="24"/>
              </w:rPr>
              <w:t>市场</w:t>
            </w:r>
            <w:r w:rsidR="00367F5A">
              <w:rPr>
                <w:rFonts w:eastAsia="楷体_GB2312" w:hint="eastAsia"/>
                <w:sz w:val="24"/>
              </w:rPr>
              <w:t>，执行</w:t>
            </w:r>
          </w:p>
        </w:tc>
      </w:tr>
      <w:tr w:rsidR="0010764F" w14:paraId="465AE123" w14:textId="7777777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14:paraId="5C8CA8F5" w14:textId="77777777" w:rsidR="0010764F" w:rsidRDefault="0010764F">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1B3AB3DB" w14:textId="1FB2B8EC" w:rsidR="0010764F" w:rsidRDefault="000F6C85">
            <w:pPr>
              <w:jc w:val="center"/>
              <w:rPr>
                <w:rFonts w:eastAsia="楷体_GB2312"/>
                <w:sz w:val="24"/>
              </w:rPr>
            </w:pPr>
            <w:r>
              <w:rPr>
                <w:rFonts w:eastAsia="楷体_GB2312" w:hint="eastAsia"/>
                <w:sz w:val="24"/>
              </w:rPr>
              <w:t>吴俊锋</w:t>
            </w:r>
          </w:p>
        </w:tc>
        <w:tc>
          <w:tcPr>
            <w:tcW w:w="1440" w:type="dxa"/>
            <w:gridSpan w:val="3"/>
            <w:tcBorders>
              <w:top w:val="single" w:sz="4" w:space="0" w:color="auto"/>
              <w:left w:val="nil"/>
              <w:bottom w:val="single" w:sz="4" w:space="0" w:color="auto"/>
              <w:right w:val="single" w:sz="4" w:space="0" w:color="auto"/>
            </w:tcBorders>
            <w:vAlign w:val="center"/>
          </w:tcPr>
          <w:p w14:paraId="3612A97B" w14:textId="09074075" w:rsidR="0010764F" w:rsidRDefault="000F6C85">
            <w:pPr>
              <w:jc w:val="center"/>
              <w:rPr>
                <w:rFonts w:eastAsia="楷体_GB2312"/>
                <w:sz w:val="24"/>
              </w:rPr>
            </w:pPr>
            <w:r>
              <w:rPr>
                <w:rFonts w:eastAsia="楷体_GB2312" w:hint="eastAsia"/>
                <w:sz w:val="24"/>
              </w:rPr>
              <w:t>25200021031</w:t>
            </w:r>
          </w:p>
        </w:tc>
        <w:tc>
          <w:tcPr>
            <w:tcW w:w="1800" w:type="dxa"/>
            <w:gridSpan w:val="5"/>
            <w:tcBorders>
              <w:top w:val="single" w:sz="4" w:space="0" w:color="auto"/>
              <w:left w:val="nil"/>
              <w:bottom w:val="single" w:sz="4" w:space="0" w:color="auto"/>
              <w:right w:val="single" w:sz="4" w:space="0" w:color="auto"/>
            </w:tcBorders>
            <w:vAlign w:val="center"/>
          </w:tcPr>
          <w:p w14:paraId="04FCB41F" w14:textId="2989F5FE" w:rsidR="0010764F" w:rsidRDefault="000F6C85">
            <w:pPr>
              <w:jc w:val="center"/>
              <w:rPr>
                <w:rFonts w:eastAsia="楷体_GB2312"/>
                <w:sz w:val="24"/>
              </w:rPr>
            </w:pPr>
            <w:r>
              <w:rPr>
                <w:rFonts w:eastAsia="楷体_GB2312" w:hint="eastAsia"/>
                <w:sz w:val="24"/>
              </w:rPr>
              <w:t>公共事业管理</w:t>
            </w:r>
          </w:p>
        </w:tc>
        <w:tc>
          <w:tcPr>
            <w:tcW w:w="1980" w:type="dxa"/>
            <w:gridSpan w:val="3"/>
            <w:tcBorders>
              <w:top w:val="single" w:sz="4" w:space="0" w:color="auto"/>
              <w:left w:val="nil"/>
              <w:bottom w:val="single" w:sz="4" w:space="0" w:color="auto"/>
              <w:right w:val="single" w:sz="4" w:space="0" w:color="auto"/>
            </w:tcBorders>
            <w:vAlign w:val="center"/>
          </w:tcPr>
          <w:p w14:paraId="6D96B3F8" w14:textId="25B6DB48" w:rsidR="0010764F" w:rsidRDefault="00893D2B">
            <w:pPr>
              <w:jc w:val="center"/>
              <w:rPr>
                <w:rFonts w:eastAsia="楷体_GB2312"/>
                <w:sz w:val="24"/>
              </w:rPr>
            </w:pPr>
            <w:r>
              <w:rPr>
                <w:rFonts w:eastAsia="楷体_GB2312" w:hint="eastAsia"/>
                <w:sz w:val="24"/>
              </w:rPr>
              <w:t>国际事务与公共管理</w:t>
            </w:r>
            <w:r w:rsidR="000F6C85">
              <w:rPr>
                <w:rFonts w:eastAsia="楷体_GB2312" w:hint="eastAsia"/>
                <w:sz w:val="24"/>
              </w:rPr>
              <w:t>学院</w:t>
            </w:r>
          </w:p>
        </w:tc>
        <w:tc>
          <w:tcPr>
            <w:tcW w:w="1800" w:type="dxa"/>
            <w:gridSpan w:val="2"/>
            <w:tcBorders>
              <w:top w:val="single" w:sz="4" w:space="0" w:color="auto"/>
              <w:left w:val="nil"/>
              <w:bottom w:val="single" w:sz="4" w:space="0" w:color="auto"/>
              <w:right w:val="single" w:sz="4" w:space="0" w:color="auto"/>
            </w:tcBorders>
            <w:vAlign w:val="center"/>
          </w:tcPr>
          <w:p w14:paraId="49831F76" w14:textId="68EA8CCB" w:rsidR="0010764F" w:rsidRDefault="000F6C85">
            <w:pPr>
              <w:jc w:val="center"/>
              <w:rPr>
                <w:rFonts w:eastAsia="楷体_GB2312"/>
                <w:sz w:val="24"/>
              </w:rPr>
            </w:pPr>
            <w:r>
              <w:rPr>
                <w:rFonts w:eastAsia="楷体_GB2312" w:hint="eastAsia"/>
                <w:sz w:val="24"/>
              </w:rPr>
              <w:t>管理</w:t>
            </w:r>
            <w:r w:rsidR="00F5452D">
              <w:rPr>
                <w:rFonts w:eastAsia="楷体_GB2312" w:hint="eastAsia"/>
                <w:sz w:val="24"/>
              </w:rPr>
              <w:t>，执行</w:t>
            </w:r>
          </w:p>
        </w:tc>
      </w:tr>
      <w:tr w:rsidR="0010764F" w14:paraId="5742EE56" w14:textId="77777777">
        <w:tblPrEx>
          <w:tblCellMar>
            <w:left w:w="0" w:type="dxa"/>
            <w:right w:w="0" w:type="dxa"/>
          </w:tblCellMar>
        </w:tblPrEx>
        <w:trPr>
          <w:cantSplit/>
          <w:trHeight w:val="680"/>
        </w:trPr>
        <w:tc>
          <w:tcPr>
            <w:tcW w:w="420" w:type="dxa"/>
            <w:vMerge/>
            <w:tcBorders>
              <w:top w:val="nil"/>
              <w:left w:val="single" w:sz="4" w:space="0" w:color="auto"/>
              <w:bottom w:val="single" w:sz="4" w:space="0" w:color="auto"/>
              <w:right w:val="nil"/>
            </w:tcBorders>
            <w:vAlign w:val="center"/>
          </w:tcPr>
          <w:p w14:paraId="277BCB71" w14:textId="77777777" w:rsidR="0010764F" w:rsidRDefault="0010764F">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53386BB7" w14:textId="39723A9C" w:rsidR="0010764F" w:rsidRDefault="000F6C85">
            <w:pPr>
              <w:jc w:val="center"/>
              <w:rPr>
                <w:rFonts w:eastAsia="楷体_GB2312"/>
                <w:sz w:val="24"/>
              </w:rPr>
            </w:pPr>
            <w:r>
              <w:rPr>
                <w:rFonts w:eastAsia="楷体_GB2312" w:hint="eastAsia"/>
                <w:sz w:val="24"/>
              </w:rPr>
              <w:t>韦翔曦</w:t>
            </w:r>
          </w:p>
        </w:tc>
        <w:tc>
          <w:tcPr>
            <w:tcW w:w="1440" w:type="dxa"/>
            <w:gridSpan w:val="3"/>
            <w:tcBorders>
              <w:top w:val="single" w:sz="4" w:space="0" w:color="auto"/>
              <w:left w:val="nil"/>
              <w:bottom w:val="single" w:sz="4" w:space="0" w:color="auto"/>
              <w:right w:val="single" w:sz="4" w:space="0" w:color="auto"/>
            </w:tcBorders>
            <w:vAlign w:val="center"/>
          </w:tcPr>
          <w:p w14:paraId="36893821" w14:textId="0F9BDCD6" w:rsidR="0010764F" w:rsidRDefault="000F6C85">
            <w:pPr>
              <w:jc w:val="center"/>
              <w:rPr>
                <w:rFonts w:eastAsia="楷体_GB2312"/>
                <w:sz w:val="24"/>
              </w:rPr>
            </w:pPr>
            <w:r>
              <w:rPr>
                <w:rFonts w:eastAsia="楷体_GB2312" w:hint="eastAsia"/>
                <w:sz w:val="24"/>
              </w:rPr>
              <w:t>23010006066</w:t>
            </w:r>
          </w:p>
        </w:tc>
        <w:tc>
          <w:tcPr>
            <w:tcW w:w="1800" w:type="dxa"/>
            <w:gridSpan w:val="5"/>
            <w:tcBorders>
              <w:top w:val="single" w:sz="4" w:space="0" w:color="auto"/>
              <w:left w:val="nil"/>
              <w:bottom w:val="single" w:sz="4" w:space="0" w:color="auto"/>
              <w:right w:val="single" w:sz="4" w:space="0" w:color="auto"/>
            </w:tcBorders>
            <w:vAlign w:val="center"/>
          </w:tcPr>
          <w:p w14:paraId="493B0C00" w14:textId="584D738F" w:rsidR="0010764F" w:rsidRDefault="000F6C85">
            <w:pPr>
              <w:jc w:val="center"/>
              <w:rPr>
                <w:rFonts w:eastAsia="楷体_GB2312"/>
                <w:sz w:val="24"/>
              </w:rPr>
            </w:pPr>
            <w:r>
              <w:rPr>
                <w:rFonts w:eastAsia="楷体_GB2312" w:hint="eastAsia"/>
                <w:sz w:val="24"/>
              </w:rPr>
              <w:t>海洋科学中外合作</w:t>
            </w:r>
            <w:r>
              <w:rPr>
                <w:rFonts w:eastAsia="楷体_GB2312" w:hint="eastAsia"/>
                <w:sz w:val="24"/>
              </w:rPr>
              <w:t>2</w:t>
            </w:r>
            <w:r>
              <w:rPr>
                <w:rFonts w:eastAsia="楷体_GB2312" w:hint="eastAsia"/>
                <w:sz w:val="24"/>
              </w:rPr>
              <w:t>班</w:t>
            </w:r>
          </w:p>
        </w:tc>
        <w:tc>
          <w:tcPr>
            <w:tcW w:w="1980" w:type="dxa"/>
            <w:gridSpan w:val="3"/>
            <w:tcBorders>
              <w:top w:val="single" w:sz="4" w:space="0" w:color="auto"/>
              <w:left w:val="nil"/>
              <w:bottom w:val="single" w:sz="4" w:space="0" w:color="auto"/>
              <w:right w:val="single" w:sz="4" w:space="0" w:color="auto"/>
            </w:tcBorders>
            <w:vAlign w:val="center"/>
          </w:tcPr>
          <w:p w14:paraId="794836CF" w14:textId="618FA1F6" w:rsidR="0010764F" w:rsidRDefault="000F6C85">
            <w:pPr>
              <w:jc w:val="center"/>
              <w:rPr>
                <w:rFonts w:eastAsia="楷体_GB2312"/>
                <w:sz w:val="24"/>
              </w:rPr>
            </w:pPr>
            <w:r>
              <w:rPr>
                <w:rFonts w:eastAsia="楷体_GB2312" w:hint="eastAsia"/>
                <w:sz w:val="24"/>
              </w:rPr>
              <w:t>海洋与大气学院</w:t>
            </w:r>
          </w:p>
        </w:tc>
        <w:tc>
          <w:tcPr>
            <w:tcW w:w="1800" w:type="dxa"/>
            <w:gridSpan w:val="2"/>
            <w:tcBorders>
              <w:top w:val="single" w:sz="4" w:space="0" w:color="auto"/>
              <w:left w:val="nil"/>
              <w:bottom w:val="single" w:sz="4" w:space="0" w:color="auto"/>
              <w:right w:val="single" w:sz="4" w:space="0" w:color="auto"/>
            </w:tcBorders>
            <w:vAlign w:val="center"/>
          </w:tcPr>
          <w:p w14:paraId="626BA918" w14:textId="76627C73" w:rsidR="0010764F" w:rsidRDefault="000F6C85">
            <w:pPr>
              <w:jc w:val="center"/>
              <w:rPr>
                <w:rFonts w:eastAsia="楷体_GB2312"/>
                <w:sz w:val="24"/>
              </w:rPr>
            </w:pPr>
            <w:r>
              <w:rPr>
                <w:rFonts w:eastAsia="楷体_GB2312" w:hint="eastAsia"/>
                <w:sz w:val="24"/>
              </w:rPr>
              <w:t>信息</w:t>
            </w:r>
            <w:r w:rsidR="00F5452D">
              <w:rPr>
                <w:rFonts w:eastAsia="楷体_GB2312" w:hint="eastAsia"/>
                <w:sz w:val="24"/>
              </w:rPr>
              <w:t>，技术</w:t>
            </w:r>
          </w:p>
        </w:tc>
      </w:tr>
      <w:tr w:rsidR="00F5452D" w14:paraId="740E55C2" w14:textId="77777777">
        <w:tblPrEx>
          <w:tblCellMar>
            <w:left w:w="0" w:type="dxa"/>
            <w:right w:w="0" w:type="dxa"/>
          </w:tblCellMar>
        </w:tblPrEx>
        <w:trPr>
          <w:cantSplit/>
          <w:trHeight w:val="680"/>
        </w:trPr>
        <w:tc>
          <w:tcPr>
            <w:tcW w:w="420" w:type="dxa"/>
            <w:vMerge/>
            <w:tcBorders>
              <w:top w:val="nil"/>
              <w:left w:val="single" w:sz="4" w:space="0" w:color="auto"/>
              <w:bottom w:val="nil"/>
              <w:right w:val="nil"/>
            </w:tcBorders>
            <w:vAlign w:val="center"/>
          </w:tcPr>
          <w:p w14:paraId="3DBE334E" w14:textId="77777777" w:rsidR="00F5452D" w:rsidRDefault="00F5452D" w:rsidP="00F5452D">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44C31DEA" w14:textId="174B83D2" w:rsidR="00F5452D" w:rsidRDefault="00F5452D" w:rsidP="00F5452D">
            <w:pPr>
              <w:jc w:val="center"/>
              <w:rPr>
                <w:rFonts w:eastAsia="楷体_GB2312"/>
                <w:sz w:val="24"/>
              </w:rPr>
            </w:pPr>
            <w:r>
              <w:rPr>
                <w:rFonts w:eastAsia="楷体_GB2312" w:hint="eastAsia"/>
                <w:sz w:val="24"/>
              </w:rPr>
              <w:t>李昊若轻</w:t>
            </w:r>
          </w:p>
        </w:tc>
        <w:tc>
          <w:tcPr>
            <w:tcW w:w="1440" w:type="dxa"/>
            <w:gridSpan w:val="3"/>
            <w:tcBorders>
              <w:top w:val="single" w:sz="4" w:space="0" w:color="auto"/>
              <w:left w:val="nil"/>
              <w:bottom w:val="single" w:sz="4" w:space="0" w:color="auto"/>
              <w:right w:val="single" w:sz="4" w:space="0" w:color="auto"/>
            </w:tcBorders>
            <w:vAlign w:val="center"/>
          </w:tcPr>
          <w:p w14:paraId="0C5F670A" w14:textId="3D2BA2C2" w:rsidR="00F5452D" w:rsidRDefault="00F5452D" w:rsidP="00F5452D">
            <w:pPr>
              <w:jc w:val="center"/>
              <w:rPr>
                <w:rFonts w:eastAsia="楷体_GB2312"/>
                <w:sz w:val="24"/>
              </w:rPr>
            </w:pPr>
            <w:r>
              <w:rPr>
                <w:rFonts w:eastAsia="楷体_GB2312" w:hint="eastAsia"/>
                <w:sz w:val="24"/>
              </w:rPr>
              <w:t>23010006027</w:t>
            </w:r>
          </w:p>
        </w:tc>
        <w:tc>
          <w:tcPr>
            <w:tcW w:w="1800" w:type="dxa"/>
            <w:gridSpan w:val="5"/>
            <w:tcBorders>
              <w:top w:val="single" w:sz="4" w:space="0" w:color="auto"/>
              <w:left w:val="nil"/>
              <w:bottom w:val="single" w:sz="4" w:space="0" w:color="auto"/>
              <w:right w:val="single" w:sz="4" w:space="0" w:color="auto"/>
            </w:tcBorders>
            <w:vAlign w:val="center"/>
          </w:tcPr>
          <w:p w14:paraId="4300939E" w14:textId="5E017A4A" w:rsidR="00F5452D" w:rsidRDefault="00F5452D" w:rsidP="00F5452D">
            <w:pPr>
              <w:jc w:val="center"/>
              <w:rPr>
                <w:rFonts w:eastAsia="楷体_GB2312"/>
                <w:sz w:val="24"/>
              </w:rPr>
            </w:pPr>
            <w:r>
              <w:rPr>
                <w:rFonts w:eastAsia="楷体_GB2312" w:hint="eastAsia"/>
                <w:sz w:val="24"/>
              </w:rPr>
              <w:t>海洋科学中外合作</w:t>
            </w:r>
            <w:r>
              <w:rPr>
                <w:rFonts w:eastAsia="楷体_GB2312" w:hint="eastAsia"/>
                <w:sz w:val="24"/>
              </w:rPr>
              <w:t>2</w:t>
            </w:r>
            <w:r>
              <w:rPr>
                <w:rFonts w:eastAsia="楷体_GB2312" w:hint="eastAsia"/>
                <w:sz w:val="24"/>
              </w:rPr>
              <w:t>班</w:t>
            </w:r>
          </w:p>
        </w:tc>
        <w:tc>
          <w:tcPr>
            <w:tcW w:w="1980" w:type="dxa"/>
            <w:gridSpan w:val="3"/>
            <w:tcBorders>
              <w:top w:val="single" w:sz="4" w:space="0" w:color="auto"/>
              <w:left w:val="nil"/>
              <w:bottom w:val="single" w:sz="4" w:space="0" w:color="auto"/>
              <w:right w:val="single" w:sz="4" w:space="0" w:color="auto"/>
            </w:tcBorders>
            <w:vAlign w:val="center"/>
          </w:tcPr>
          <w:p w14:paraId="082BFBF4" w14:textId="5A8F3B50" w:rsidR="00F5452D" w:rsidRDefault="00F5452D" w:rsidP="00F5452D">
            <w:pPr>
              <w:jc w:val="center"/>
              <w:rPr>
                <w:rFonts w:eastAsia="楷体_GB2312"/>
                <w:sz w:val="24"/>
              </w:rPr>
            </w:pPr>
            <w:r>
              <w:rPr>
                <w:rFonts w:eastAsia="楷体_GB2312" w:hint="eastAsia"/>
                <w:sz w:val="24"/>
              </w:rPr>
              <w:t>海洋与大气学院</w:t>
            </w:r>
          </w:p>
        </w:tc>
        <w:tc>
          <w:tcPr>
            <w:tcW w:w="1800" w:type="dxa"/>
            <w:gridSpan w:val="2"/>
            <w:tcBorders>
              <w:top w:val="single" w:sz="4" w:space="0" w:color="auto"/>
              <w:left w:val="nil"/>
              <w:bottom w:val="single" w:sz="4" w:space="0" w:color="auto"/>
              <w:right w:val="single" w:sz="4" w:space="0" w:color="auto"/>
            </w:tcBorders>
            <w:vAlign w:val="center"/>
          </w:tcPr>
          <w:p w14:paraId="1A6D742B" w14:textId="3CB72EC0" w:rsidR="00F5452D" w:rsidRDefault="00F5452D" w:rsidP="00F5452D">
            <w:pPr>
              <w:jc w:val="center"/>
              <w:rPr>
                <w:rFonts w:eastAsia="楷体_GB2312"/>
                <w:sz w:val="24"/>
              </w:rPr>
            </w:pPr>
            <w:r>
              <w:rPr>
                <w:rFonts w:eastAsia="楷体_GB2312" w:hint="eastAsia"/>
                <w:sz w:val="24"/>
              </w:rPr>
              <w:t>技术</w:t>
            </w:r>
          </w:p>
        </w:tc>
      </w:tr>
      <w:tr w:rsidR="00F5452D" w14:paraId="2AEA4E5E" w14:textId="77777777">
        <w:tblPrEx>
          <w:tblCellMar>
            <w:left w:w="0" w:type="dxa"/>
            <w:right w:w="0" w:type="dxa"/>
          </w:tblCellMar>
        </w:tblPrEx>
        <w:trPr>
          <w:cantSplit/>
          <w:trHeight w:val="680"/>
        </w:trPr>
        <w:tc>
          <w:tcPr>
            <w:tcW w:w="420" w:type="dxa"/>
            <w:tcBorders>
              <w:top w:val="nil"/>
              <w:left w:val="single" w:sz="4" w:space="0" w:color="auto"/>
              <w:bottom w:val="single" w:sz="4" w:space="0" w:color="auto"/>
              <w:right w:val="nil"/>
            </w:tcBorders>
            <w:vAlign w:val="center"/>
          </w:tcPr>
          <w:p w14:paraId="64FCDFE5" w14:textId="77777777" w:rsidR="00F5452D" w:rsidRDefault="00F5452D" w:rsidP="00F5452D">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54264E19" w14:textId="67063C3E" w:rsidR="00F5452D" w:rsidRDefault="00F5452D" w:rsidP="00F5452D">
            <w:pPr>
              <w:jc w:val="center"/>
              <w:rPr>
                <w:rFonts w:eastAsia="楷体_GB2312"/>
                <w:sz w:val="24"/>
              </w:rPr>
            </w:pPr>
            <w:r>
              <w:rPr>
                <w:rFonts w:eastAsia="楷体_GB2312" w:hint="eastAsia"/>
                <w:sz w:val="24"/>
              </w:rPr>
              <w:t>赵子仪</w:t>
            </w:r>
          </w:p>
        </w:tc>
        <w:tc>
          <w:tcPr>
            <w:tcW w:w="1440" w:type="dxa"/>
            <w:gridSpan w:val="3"/>
            <w:tcBorders>
              <w:top w:val="single" w:sz="4" w:space="0" w:color="auto"/>
              <w:left w:val="nil"/>
              <w:bottom w:val="single" w:sz="4" w:space="0" w:color="auto"/>
              <w:right w:val="single" w:sz="4" w:space="0" w:color="auto"/>
            </w:tcBorders>
            <w:vAlign w:val="center"/>
          </w:tcPr>
          <w:p w14:paraId="5C8F033A" w14:textId="09205E25" w:rsidR="00F5452D" w:rsidRDefault="00F5452D" w:rsidP="00F5452D">
            <w:pPr>
              <w:jc w:val="center"/>
              <w:rPr>
                <w:rFonts w:eastAsia="楷体_GB2312"/>
                <w:sz w:val="24"/>
              </w:rPr>
            </w:pPr>
            <w:r w:rsidRPr="00F5452D">
              <w:rPr>
                <w:rFonts w:eastAsia="楷体_GB2312"/>
                <w:sz w:val="24"/>
              </w:rPr>
              <w:t>23010006094</w:t>
            </w:r>
          </w:p>
        </w:tc>
        <w:tc>
          <w:tcPr>
            <w:tcW w:w="1800" w:type="dxa"/>
            <w:gridSpan w:val="5"/>
            <w:tcBorders>
              <w:top w:val="single" w:sz="4" w:space="0" w:color="auto"/>
              <w:left w:val="nil"/>
              <w:bottom w:val="single" w:sz="4" w:space="0" w:color="auto"/>
              <w:right w:val="single" w:sz="4" w:space="0" w:color="auto"/>
            </w:tcBorders>
            <w:vAlign w:val="center"/>
          </w:tcPr>
          <w:p w14:paraId="757BA25B" w14:textId="17AA7EAC" w:rsidR="00F5452D" w:rsidRDefault="00F5452D" w:rsidP="00F5452D">
            <w:pPr>
              <w:jc w:val="center"/>
              <w:rPr>
                <w:rFonts w:eastAsia="楷体_GB2312"/>
                <w:sz w:val="24"/>
              </w:rPr>
            </w:pPr>
            <w:r>
              <w:rPr>
                <w:rFonts w:eastAsia="楷体_GB2312" w:hint="eastAsia"/>
                <w:sz w:val="24"/>
              </w:rPr>
              <w:t>海洋科学中外合作</w:t>
            </w:r>
            <w:r>
              <w:rPr>
                <w:rFonts w:eastAsia="楷体_GB2312" w:hint="eastAsia"/>
                <w:sz w:val="24"/>
              </w:rPr>
              <w:t>2</w:t>
            </w:r>
            <w:r>
              <w:rPr>
                <w:rFonts w:eastAsia="楷体_GB2312" w:hint="eastAsia"/>
                <w:sz w:val="24"/>
              </w:rPr>
              <w:t>班</w:t>
            </w:r>
          </w:p>
        </w:tc>
        <w:tc>
          <w:tcPr>
            <w:tcW w:w="1980" w:type="dxa"/>
            <w:gridSpan w:val="3"/>
            <w:tcBorders>
              <w:top w:val="single" w:sz="4" w:space="0" w:color="auto"/>
              <w:left w:val="nil"/>
              <w:bottom w:val="single" w:sz="4" w:space="0" w:color="auto"/>
              <w:right w:val="single" w:sz="4" w:space="0" w:color="auto"/>
            </w:tcBorders>
            <w:vAlign w:val="center"/>
          </w:tcPr>
          <w:p w14:paraId="2310788B" w14:textId="63F38805" w:rsidR="00F5452D" w:rsidRDefault="00F5452D" w:rsidP="00F5452D">
            <w:pPr>
              <w:jc w:val="center"/>
              <w:rPr>
                <w:rFonts w:eastAsia="楷体_GB2312"/>
                <w:sz w:val="24"/>
              </w:rPr>
            </w:pPr>
            <w:r>
              <w:rPr>
                <w:rFonts w:eastAsia="楷体_GB2312" w:hint="eastAsia"/>
                <w:sz w:val="24"/>
              </w:rPr>
              <w:t>海洋与大气学院</w:t>
            </w:r>
          </w:p>
        </w:tc>
        <w:tc>
          <w:tcPr>
            <w:tcW w:w="1800" w:type="dxa"/>
            <w:gridSpan w:val="2"/>
            <w:tcBorders>
              <w:top w:val="single" w:sz="4" w:space="0" w:color="auto"/>
              <w:left w:val="nil"/>
              <w:bottom w:val="single" w:sz="4" w:space="0" w:color="auto"/>
              <w:right w:val="single" w:sz="4" w:space="0" w:color="auto"/>
            </w:tcBorders>
            <w:vAlign w:val="center"/>
          </w:tcPr>
          <w:p w14:paraId="49ED2D29" w14:textId="1BD75AA5" w:rsidR="00F5452D" w:rsidRDefault="00F5452D" w:rsidP="00F5452D">
            <w:pPr>
              <w:jc w:val="center"/>
              <w:rPr>
                <w:rFonts w:eastAsia="楷体_GB2312"/>
                <w:sz w:val="24"/>
              </w:rPr>
            </w:pPr>
            <w:r>
              <w:rPr>
                <w:rFonts w:eastAsia="楷体_GB2312" w:hint="eastAsia"/>
                <w:sz w:val="24"/>
              </w:rPr>
              <w:t>插画设计</w:t>
            </w:r>
          </w:p>
        </w:tc>
      </w:tr>
    </w:tbl>
    <w:p w14:paraId="79CD4922" w14:textId="77777777" w:rsidR="0010764F" w:rsidRDefault="00000000">
      <w:pPr>
        <w:numPr>
          <w:ilvl w:val="0"/>
          <w:numId w:val="2"/>
        </w:numPr>
        <w:spacing w:beforeLines="50" w:before="156" w:afterLines="50" w:after="156" w:line="300" w:lineRule="auto"/>
        <w:ind w:right="567"/>
        <w:rPr>
          <w:rFonts w:eastAsia="黑体"/>
          <w:bCs/>
          <w:sz w:val="28"/>
        </w:rPr>
      </w:pPr>
      <w:r>
        <w:rPr>
          <w:rFonts w:eastAsia="黑体" w:hint="eastAsia"/>
          <w:bCs/>
          <w:sz w:val="28"/>
        </w:rPr>
        <w:t>立项依据（可加页）</w:t>
      </w:r>
    </w:p>
    <w:tbl>
      <w:tblPr>
        <w:tblW w:w="8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10764F" w14:paraId="01AB40B5" w14:textId="77777777">
        <w:trPr>
          <w:trHeight w:val="6400"/>
        </w:trPr>
        <w:tc>
          <w:tcPr>
            <w:tcW w:w="8715" w:type="dxa"/>
          </w:tcPr>
          <w:p w14:paraId="44FCA8ED" w14:textId="55448004" w:rsidR="0010764F" w:rsidRPr="000F6C85" w:rsidRDefault="00000000" w:rsidP="000F6C85">
            <w:pPr>
              <w:numPr>
                <w:ilvl w:val="0"/>
                <w:numId w:val="3"/>
              </w:numPr>
              <w:tabs>
                <w:tab w:val="clear" w:pos="972"/>
                <w:tab w:val="left" w:pos="743"/>
              </w:tabs>
              <w:snapToGrid w:val="0"/>
              <w:spacing w:beforeLines="50" w:before="156" w:afterLines="50" w:after="156" w:line="300" w:lineRule="auto"/>
              <w:rPr>
                <w:rFonts w:ascii="宋体" w:hAnsi="宋体" w:hint="eastAsia"/>
                <w:b/>
                <w:bCs/>
                <w:sz w:val="24"/>
                <w:szCs w:val="24"/>
              </w:rPr>
            </w:pPr>
            <w:r>
              <w:rPr>
                <w:rFonts w:ascii="宋体" w:hAnsi="宋体" w:hint="eastAsia"/>
                <w:b/>
                <w:bCs/>
                <w:sz w:val="24"/>
                <w:szCs w:val="24"/>
              </w:rPr>
              <w:lastRenderedPageBreak/>
              <w:t>项目简介</w:t>
            </w:r>
          </w:p>
          <w:p w14:paraId="2BE96A0F" w14:textId="4F119BBB" w:rsidR="0010764F" w:rsidRDefault="00FE28C7">
            <w:pPr>
              <w:tabs>
                <w:tab w:val="left" w:pos="743"/>
              </w:tabs>
              <w:snapToGrid w:val="0"/>
              <w:spacing w:beforeLines="50" w:before="156" w:afterLines="50" w:after="156" w:line="300" w:lineRule="auto"/>
              <w:rPr>
                <w:rFonts w:ascii="宋体" w:hAnsi="宋体" w:hint="eastAsia"/>
                <w:b/>
                <w:bCs/>
                <w:sz w:val="24"/>
                <w:szCs w:val="24"/>
              </w:rPr>
            </w:pPr>
            <w:r w:rsidRPr="00FE28C7">
              <w:rPr>
                <w:rFonts w:ascii="宋体" w:hAnsi="宋体"/>
                <w:b/>
                <w:bCs/>
                <w:sz w:val="24"/>
                <w:szCs w:val="24"/>
              </w:rPr>
              <w:t>本项目旨在研发一款融合</w:t>
            </w:r>
            <w:del w:id="37" w:author="by6801@outlook.com" w:date="2026-06-12T20:54:00Z" w16du:dateUtc="2026-06-12T12:54:00Z">
              <w:r w:rsidRPr="00FE28C7" w:rsidDel="00F96431">
                <w:rPr>
                  <w:rFonts w:ascii="宋体" w:hAnsi="宋体"/>
                  <w:b/>
                  <w:bCs/>
                  <w:sz w:val="24"/>
                  <w:szCs w:val="24"/>
                </w:rPr>
                <w:delText>物理</w:delText>
              </w:r>
            </w:del>
            <w:r w:rsidRPr="00FE28C7">
              <w:rPr>
                <w:rFonts w:ascii="宋体" w:hAnsi="宋体"/>
                <w:b/>
                <w:bCs/>
                <w:sz w:val="24"/>
                <w:szCs w:val="24"/>
              </w:rPr>
              <w:t>海洋</w:t>
            </w:r>
            <w:ins w:id="38" w:author="by6801@outlook.com" w:date="2026-06-12T20:54:00Z" w16du:dateUtc="2026-06-12T12:54:00Z">
              <w:r w:rsidR="00F96431">
                <w:rPr>
                  <w:rFonts w:ascii="宋体" w:hAnsi="宋体" w:hint="eastAsia"/>
                  <w:b/>
                  <w:bCs/>
                  <w:sz w:val="24"/>
                  <w:szCs w:val="24"/>
                </w:rPr>
                <w:t>水文气象</w:t>
              </w:r>
            </w:ins>
            <w:del w:id="39" w:author="by6801@outlook.com" w:date="2026-06-12T20:54:00Z" w16du:dateUtc="2026-06-12T12:54:00Z">
              <w:r w:rsidRPr="00FE28C7" w:rsidDel="00F96431">
                <w:rPr>
                  <w:rFonts w:ascii="宋体" w:hAnsi="宋体"/>
                  <w:b/>
                  <w:bCs/>
                  <w:sz w:val="24"/>
                  <w:szCs w:val="24"/>
                </w:rPr>
                <w:delText>学</w:delText>
              </w:r>
            </w:del>
            <w:r w:rsidRPr="00FE28C7">
              <w:rPr>
                <w:rFonts w:ascii="宋体" w:hAnsi="宋体"/>
                <w:b/>
                <w:bCs/>
                <w:sz w:val="24"/>
                <w:szCs w:val="24"/>
              </w:rPr>
              <w:t>数据与</w:t>
            </w:r>
            <w:commentRangeStart w:id="40"/>
            <w:ins w:id="41" w:author="by6801@outlook.com" w:date="2026-06-12T20:54:00Z" w16du:dateUtc="2026-06-12T12:54:00Z">
              <w:r w:rsidR="00F96431">
                <w:rPr>
                  <w:rFonts w:ascii="宋体" w:hAnsi="宋体" w:hint="eastAsia"/>
                  <w:b/>
                  <w:bCs/>
                  <w:sz w:val="24"/>
                  <w:szCs w:val="24"/>
                </w:rPr>
                <w:t>中文全称（英文全称，</w:t>
              </w:r>
            </w:ins>
            <w:r w:rsidRPr="00FE28C7">
              <w:rPr>
                <w:rFonts w:ascii="宋体" w:hAnsi="宋体"/>
                <w:b/>
                <w:bCs/>
                <w:sz w:val="24"/>
                <w:szCs w:val="24"/>
              </w:rPr>
              <w:t>LBS</w:t>
            </w:r>
            <w:ins w:id="42" w:author="by6801@outlook.com" w:date="2026-06-12T20:54:00Z" w16du:dateUtc="2026-06-12T12:54:00Z">
              <w:r w:rsidR="00F96431">
                <w:rPr>
                  <w:rFonts w:ascii="宋体" w:hAnsi="宋体" w:hint="eastAsia"/>
                  <w:b/>
                  <w:bCs/>
                  <w:sz w:val="24"/>
                  <w:szCs w:val="24"/>
                </w:rPr>
                <w:t>）</w:t>
              </w:r>
            </w:ins>
            <w:commentRangeEnd w:id="40"/>
            <w:r w:rsidR="00356B59" w:rsidRPr="00FE28C7">
              <w:rPr>
                <w:rStyle w:val="a9"/>
                <w:rFonts w:ascii="宋体" w:hAnsi="宋体"/>
                <w:b/>
                <w:bCs/>
                <w:sz w:val="24"/>
                <w:szCs w:val="24"/>
              </w:rPr>
              <w:commentReference w:id="40"/>
            </w:r>
            <w:r w:rsidRPr="00FE28C7">
              <w:rPr>
                <w:rFonts w:ascii="宋体" w:hAnsi="宋体"/>
                <w:b/>
                <w:bCs/>
                <w:sz w:val="24"/>
                <w:szCs w:val="24"/>
              </w:rPr>
              <w:t>地理位置服务的小程序平台。针对普通大众在海洋户外活动中“潮汐数据难懂、缺乏安全预警、游玩体验同质化”的痛点，</w:t>
            </w:r>
            <w:del w:id="43" w:author="by6801@outlook.com" w:date="2026-06-12T20:56:00Z" w16du:dateUtc="2026-06-12T12:56:00Z">
              <w:r w:rsidRPr="00FE28C7" w:rsidDel="00356B59">
                <w:rPr>
                  <w:rFonts w:ascii="宋体" w:hAnsi="宋体"/>
                  <w:b/>
                  <w:bCs/>
                  <w:sz w:val="24"/>
                  <w:szCs w:val="24"/>
                </w:rPr>
                <w:delText>团队</w:delText>
              </w:r>
            </w:del>
            <w:ins w:id="44" w:author="by6801@outlook.com" w:date="2026-06-12T20:57:00Z" w16du:dateUtc="2026-06-12T12:57:00Z">
              <w:r w:rsidR="00356B59">
                <w:rPr>
                  <w:rFonts w:ascii="宋体" w:hAnsi="宋体" w:hint="eastAsia"/>
                  <w:b/>
                  <w:bCs/>
                  <w:sz w:val="24"/>
                  <w:szCs w:val="24"/>
                </w:rPr>
                <w:t>拟</w:t>
              </w:r>
            </w:ins>
            <w:r w:rsidRPr="00FE28C7">
              <w:rPr>
                <w:rFonts w:ascii="宋体" w:hAnsi="宋体"/>
                <w:b/>
                <w:bCs/>
                <w:sz w:val="24"/>
                <w:szCs w:val="24"/>
              </w:rPr>
              <w:t>将晦涩的海洋</w:t>
            </w:r>
            <w:del w:id="45" w:author="by6801@outlook.com" w:date="2026-06-12T20:57:00Z" w16du:dateUtc="2026-06-12T12:57:00Z">
              <w:r w:rsidRPr="00FE28C7" w:rsidDel="00356B59">
                <w:rPr>
                  <w:rFonts w:ascii="宋体" w:hAnsi="宋体" w:hint="eastAsia"/>
                  <w:b/>
                  <w:bCs/>
                  <w:sz w:val="24"/>
                  <w:szCs w:val="24"/>
                </w:rPr>
                <w:delText>环境</w:delText>
              </w:r>
            </w:del>
            <w:ins w:id="46" w:author="by6801@outlook.com" w:date="2026-06-12T20:57:00Z" w16du:dateUtc="2026-06-12T12:57:00Z">
              <w:r w:rsidR="00356B59">
                <w:rPr>
                  <w:rFonts w:ascii="宋体" w:hAnsi="宋体" w:hint="eastAsia"/>
                  <w:b/>
                  <w:bCs/>
                  <w:sz w:val="24"/>
                  <w:szCs w:val="24"/>
                </w:rPr>
                <w:t>水文气象</w:t>
              </w:r>
            </w:ins>
            <w:r w:rsidRPr="00FE28C7">
              <w:rPr>
                <w:rFonts w:ascii="宋体" w:hAnsi="宋体"/>
                <w:b/>
                <w:bCs/>
                <w:sz w:val="24"/>
                <w:szCs w:val="24"/>
              </w:rPr>
              <w:t>参数降维转化为</w:t>
            </w:r>
            <w:r>
              <w:rPr>
                <w:rFonts w:ascii="宋体" w:hAnsi="宋体" w:hint="eastAsia"/>
                <w:b/>
                <w:bCs/>
                <w:sz w:val="24"/>
                <w:szCs w:val="24"/>
              </w:rPr>
              <w:t>最</w:t>
            </w:r>
            <w:r w:rsidRPr="00FE28C7">
              <w:rPr>
                <w:rFonts w:ascii="宋体" w:hAnsi="宋体"/>
                <w:b/>
                <w:bCs/>
                <w:sz w:val="24"/>
                <w:szCs w:val="24"/>
              </w:rPr>
              <w:t>直观的出行雷达</w:t>
            </w:r>
            <w:r w:rsidR="00F10BE7">
              <w:rPr>
                <w:rFonts w:ascii="宋体" w:hAnsi="宋体" w:hint="eastAsia"/>
                <w:b/>
                <w:bCs/>
                <w:sz w:val="24"/>
                <w:szCs w:val="24"/>
              </w:rPr>
              <w:t>，</w:t>
            </w:r>
            <w:r>
              <w:rPr>
                <w:rFonts w:ascii="宋体" w:hAnsi="宋体" w:hint="eastAsia"/>
                <w:b/>
                <w:bCs/>
                <w:sz w:val="24"/>
                <w:szCs w:val="24"/>
              </w:rPr>
              <w:t>安全提示</w:t>
            </w:r>
            <w:r w:rsidR="00F10BE7">
              <w:rPr>
                <w:rFonts w:ascii="宋体" w:hAnsi="宋体" w:hint="eastAsia"/>
                <w:b/>
                <w:bCs/>
                <w:sz w:val="24"/>
                <w:szCs w:val="24"/>
              </w:rPr>
              <w:t>，轻度科普</w:t>
            </w:r>
            <w:r w:rsidRPr="00FE28C7">
              <w:rPr>
                <w:rFonts w:ascii="宋体" w:hAnsi="宋体"/>
                <w:b/>
                <w:bCs/>
                <w:sz w:val="24"/>
                <w:szCs w:val="24"/>
              </w:rPr>
              <w:t>。同时，</w:t>
            </w:r>
            <w:r>
              <w:rPr>
                <w:rFonts w:ascii="宋体" w:hAnsi="宋体" w:hint="eastAsia"/>
                <w:b/>
                <w:bCs/>
                <w:sz w:val="24"/>
                <w:szCs w:val="24"/>
              </w:rPr>
              <w:t>初步计划</w:t>
            </w:r>
            <w:r w:rsidR="00F10BE7">
              <w:rPr>
                <w:rFonts w:ascii="宋体" w:hAnsi="宋体" w:hint="eastAsia"/>
                <w:b/>
                <w:bCs/>
                <w:sz w:val="24"/>
                <w:szCs w:val="24"/>
              </w:rPr>
              <w:t>以“MADE BY OUC”为卖点向青岛大众推广</w:t>
            </w:r>
            <w:r w:rsidRPr="00FE28C7">
              <w:rPr>
                <w:rFonts w:ascii="宋体" w:hAnsi="宋体"/>
                <w:b/>
                <w:bCs/>
                <w:sz w:val="24"/>
                <w:szCs w:val="24"/>
              </w:rPr>
              <w:t>，</w:t>
            </w:r>
            <w:r>
              <w:rPr>
                <w:rFonts w:ascii="宋体" w:hAnsi="宋体" w:hint="eastAsia"/>
                <w:b/>
                <w:bCs/>
                <w:sz w:val="24"/>
                <w:szCs w:val="24"/>
              </w:rPr>
              <w:t>用户</w:t>
            </w:r>
            <w:r w:rsidRPr="00FE28C7">
              <w:rPr>
                <w:rFonts w:ascii="宋体" w:hAnsi="宋体"/>
                <w:b/>
                <w:bCs/>
                <w:sz w:val="24"/>
                <w:szCs w:val="24"/>
              </w:rPr>
              <w:t>捕捉特定海产可解锁物种图鉴与成就徽章，</w:t>
            </w:r>
            <w:r>
              <w:rPr>
                <w:rFonts w:ascii="宋体" w:hAnsi="宋体" w:hint="eastAsia"/>
                <w:b/>
                <w:bCs/>
                <w:sz w:val="24"/>
                <w:szCs w:val="24"/>
              </w:rPr>
              <w:t>同步在搭载的社区环境中，用户群体分享赶海好去处和小众宝藏点。</w:t>
            </w:r>
            <w:r w:rsidRPr="00FE28C7">
              <w:rPr>
                <w:rFonts w:ascii="宋体" w:hAnsi="宋体"/>
                <w:b/>
                <w:bCs/>
                <w:sz w:val="24"/>
                <w:szCs w:val="24"/>
              </w:rPr>
              <w:t>兼顾安全守护与探索趣味</w:t>
            </w:r>
            <w:r>
              <w:rPr>
                <w:rFonts w:ascii="宋体" w:hAnsi="宋体" w:hint="eastAsia"/>
                <w:b/>
                <w:bCs/>
                <w:sz w:val="24"/>
                <w:szCs w:val="24"/>
              </w:rPr>
              <w:t>，未来也计划丰富内容（如钓鱼模块，户外</w:t>
            </w:r>
            <w:r w:rsidR="00893D2B">
              <w:rPr>
                <w:rFonts w:ascii="宋体" w:hAnsi="宋体" w:hint="eastAsia"/>
                <w:b/>
                <w:bCs/>
                <w:sz w:val="24"/>
                <w:szCs w:val="24"/>
              </w:rPr>
              <w:t>徒步</w:t>
            </w:r>
            <w:r>
              <w:rPr>
                <w:rFonts w:ascii="宋体" w:hAnsi="宋体" w:hint="eastAsia"/>
                <w:b/>
                <w:bCs/>
                <w:sz w:val="24"/>
                <w:szCs w:val="24"/>
              </w:rPr>
              <w:t>模块）让青岛文旅焕发新鲜的活力</w:t>
            </w:r>
            <w:r w:rsidRPr="00FE28C7">
              <w:rPr>
                <w:rFonts w:ascii="宋体" w:hAnsi="宋体"/>
                <w:b/>
                <w:bCs/>
                <w:sz w:val="24"/>
                <w:szCs w:val="24"/>
              </w:rPr>
              <w:t>。</w:t>
            </w:r>
          </w:p>
          <w:p w14:paraId="349692BF" w14:textId="77777777" w:rsidR="0010764F" w:rsidRDefault="00000000">
            <w:pPr>
              <w:numPr>
                <w:ilvl w:val="0"/>
                <w:numId w:val="3"/>
              </w:numPr>
              <w:tabs>
                <w:tab w:val="clear" w:pos="972"/>
                <w:tab w:val="left" w:pos="743"/>
              </w:tabs>
              <w:snapToGrid w:val="0"/>
              <w:spacing w:beforeLines="50" w:before="156" w:afterLines="50" w:after="156" w:line="300" w:lineRule="auto"/>
              <w:rPr>
                <w:rFonts w:ascii="宋体" w:hAnsi="宋体" w:hint="eastAsia"/>
                <w:b/>
                <w:bCs/>
                <w:sz w:val="24"/>
                <w:szCs w:val="24"/>
              </w:rPr>
            </w:pPr>
            <w:r>
              <w:rPr>
                <w:rFonts w:ascii="宋体" w:hAnsi="宋体" w:hint="eastAsia"/>
                <w:b/>
                <w:bCs/>
                <w:sz w:val="24"/>
                <w:szCs w:val="24"/>
              </w:rPr>
              <w:t>项目来源</w:t>
            </w:r>
          </w:p>
          <w:p w14:paraId="0F88864D" w14:textId="64DCAA6F" w:rsidR="0010764F" w:rsidRDefault="00FE28C7">
            <w:pPr>
              <w:snapToGrid w:val="0"/>
              <w:spacing w:beforeLines="50" w:before="156" w:afterLines="50" w:after="156" w:line="300" w:lineRule="auto"/>
              <w:rPr>
                <w:rFonts w:ascii="宋体" w:hAnsi="宋体" w:hint="eastAsia"/>
                <w:b/>
                <w:bCs/>
                <w:sz w:val="24"/>
                <w:szCs w:val="24"/>
              </w:rPr>
            </w:pPr>
            <w:r w:rsidRPr="00FE28C7">
              <w:rPr>
                <w:rFonts w:ascii="宋体" w:hAnsi="宋体"/>
                <w:b/>
                <w:bCs/>
                <w:sz w:val="24"/>
                <w:szCs w:val="24"/>
              </w:rPr>
              <w:t>自主创新创业灵感，结合中国海洋大学物理海洋学科优势与当前文旅市场同质化破局需求提出的交叉创新项目。</w:t>
            </w:r>
          </w:p>
          <w:p w14:paraId="0394F472" w14:textId="77777777" w:rsidR="0010764F" w:rsidRPr="00FE28C7" w:rsidRDefault="0010764F">
            <w:pPr>
              <w:snapToGrid w:val="0"/>
              <w:spacing w:beforeLines="50" w:before="156" w:afterLines="50" w:after="156" w:line="300" w:lineRule="auto"/>
              <w:rPr>
                <w:rFonts w:ascii="宋体" w:hAnsi="宋体" w:hint="eastAsia"/>
                <w:b/>
                <w:bCs/>
                <w:sz w:val="24"/>
                <w:szCs w:val="24"/>
              </w:rPr>
            </w:pPr>
          </w:p>
          <w:p w14:paraId="04725CEF" w14:textId="77777777" w:rsidR="0010764F"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sz w:val="24"/>
                <w:szCs w:val="24"/>
              </w:rPr>
            </w:pPr>
            <w:r>
              <w:rPr>
                <w:rFonts w:ascii="宋体" w:hAnsi="宋体" w:hint="eastAsia"/>
                <w:b/>
                <w:bCs/>
                <w:sz w:val="24"/>
                <w:szCs w:val="24"/>
              </w:rPr>
              <w:t>行业及市场前景</w:t>
            </w:r>
          </w:p>
          <w:p w14:paraId="3263F40C" w14:textId="77777777" w:rsidR="0010764F" w:rsidRDefault="00000000">
            <w:pPr>
              <w:snapToGrid w:val="0"/>
              <w:spacing w:beforeLines="50" w:before="156" w:afterLines="50" w:after="156" w:line="300" w:lineRule="auto"/>
              <w:rPr>
                <w:rFonts w:ascii="宋体" w:hAnsi="宋体" w:hint="eastAsia"/>
                <w:sz w:val="24"/>
                <w:szCs w:val="24"/>
              </w:rPr>
            </w:pPr>
            <w:r>
              <w:rPr>
                <w:rFonts w:ascii="宋体" w:hAnsi="宋体" w:hint="eastAsia"/>
                <w:sz w:val="24"/>
                <w:szCs w:val="24"/>
              </w:rPr>
              <w:t>（行业历史与前景，市场规模及增长趋势，行业竞争对手，未来市场销售预测等。）</w:t>
            </w:r>
          </w:p>
          <w:p w14:paraId="3F96452E" w14:textId="17A7634E" w:rsidR="0010764F" w:rsidRDefault="00FE28C7">
            <w:pPr>
              <w:snapToGrid w:val="0"/>
              <w:spacing w:beforeLines="50" w:before="156" w:afterLines="50" w:after="156" w:line="300" w:lineRule="auto"/>
              <w:rPr>
                <w:rFonts w:ascii="宋体" w:hAnsi="宋体" w:hint="eastAsia"/>
                <w:b/>
                <w:bCs/>
                <w:sz w:val="24"/>
                <w:szCs w:val="24"/>
              </w:rPr>
            </w:pPr>
            <w:r w:rsidRPr="00FE28C7">
              <w:rPr>
                <w:rFonts w:ascii="宋体" w:hAnsi="宋体"/>
                <w:b/>
                <w:bCs/>
                <w:sz w:val="24"/>
                <w:szCs w:val="24"/>
              </w:rPr>
              <w:t>当前国内文旅行业面临严重的同质化困境，年轻</w:t>
            </w:r>
            <w:r w:rsidR="00367F5A">
              <w:rPr>
                <w:rFonts w:ascii="宋体" w:hAnsi="宋体" w:hint="eastAsia"/>
                <w:b/>
                <w:bCs/>
                <w:sz w:val="24"/>
                <w:szCs w:val="24"/>
              </w:rPr>
              <w:t>一代创意的想法难以落地，实现成本很高缺乏新鲜的</w:t>
            </w:r>
            <w:r w:rsidRPr="00FE28C7">
              <w:rPr>
                <w:rFonts w:ascii="宋体" w:hAnsi="宋体"/>
                <w:b/>
                <w:bCs/>
                <w:sz w:val="24"/>
                <w:szCs w:val="24"/>
              </w:rPr>
              <w:t>体验。赶海、垂钓等沿海户外活动正高速向泛大众圈层破圈（小红书等平台数据，相关话题浏览量超百亿）。 现有工具呈现两极分化：查潮汐的App偏向硬核航海与专业海钓，参数复杂，游客毫无体验感；而小红书等内容社区信息碎片化、滞后性强，无法作为实时现场工具。 本项目以青岛为切入点，打造极简工具，未来可平行拓展至全国沿海城市及广义户外赛道，受众广阔，市场极具爆发力。</w:t>
            </w:r>
          </w:p>
          <w:p w14:paraId="02E8C0DE" w14:textId="77777777" w:rsidR="0010764F" w:rsidRDefault="0010764F">
            <w:pPr>
              <w:snapToGrid w:val="0"/>
              <w:spacing w:beforeLines="50" w:before="156" w:afterLines="50" w:after="156" w:line="300" w:lineRule="auto"/>
              <w:rPr>
                <w:rFonts w:ascii="宋体" w:hAnsi="宋体" w:hint="eastAsia"/>
                <w:b/>
                <w:bCs/>
                <w:sz w:val="24"/>
                <w:szCs w:val="24"/>
              </w:rPr>
            </w:pPr>
          </w:p>
          <w:p w14:paraId="363BBF3E" w14:textId="77777777" w:rsidR="0010764F"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sz w:val="24"/>
                <w:szCs w:val="24"/>
              </w:rPr>
            </w:pPr>
            <w:r>
              <w:rPr>
                <w:rFonts w:ascii="宋体" w:hAnsi="宋体" w:hint="eastAsia"/>
                <w:b/>
                <w:bCs/>
                <w:sz w:val="24"/>
                <w:szCs w:val="24"/>
              </w:rPr>
              <w:t>创新点与项目特色</w:t>
            </w:r>
          </w:p>
          <w:p w14:paraId="2D248904" w14:textId="77777777" w:rsidR="0010764F" w:rsidRDefault="00000000">
            <w:pPr>
              <w:snapToGrid w:val="0"/>
              <w:spacing w:beforeLines="50" w:before="156" w:afterLines="50" w:after="156" w:line="300" w:lineRule="auto"/>
              <w:rPr>
                <w:rFonts w:ascii="宋体" w:hAnsi="宋体" w:hint="eastAsia"/>
                <w:sz w:val="24"/>
                <w:szCs w:val="24"/>
              </w:rPr>
            </w:pPr>
            <w:r>
              <w:rPr>
                <w:rFonts w:ascii="宋体" w:hAnsi="宋体" w:hint="eastAsia"/>
                <w:sz w:val="24"/>
                <w:szCs w:val="24"/>
              </w:rPr>
              <w:t>（项目情况，技术水平，产品或模式的创新性、先进性和独特性，竞争优势。）</w:t>
            </w:r>
          </w:p>
          <w:p w14:paraId="6A36577D" w14:textId="4C59F2A3" w:rsidR="00FE28C7" w:rsidRPr="00FE28C7" w:rsidRDefault="00FE28C7" w:rsidP="00FE28C7">
            <w:pPr>
              <w:snapToGrid w:val="0"/>
              <w:spacing w:beforeLines="50" w:before="156" w:afterLines="50" w:after="156" w:line="300" w:lineRule="auto"/>
              <w:rPr>
                <w:rFonts w:ascii="宋体" w:hAnsi="宋体" w:hint="eastAsia"/>
                <w:b/>
                <w:sz w:val="24"/>
                <w:szCs w:val="24"/>
              </w:rPr>
            </w:pPr>
            <w:r w:rsidRPr="00FE28C7">
              <w:rPr>
                <w:rFonts w:ascii="宋体" w:hAnsi="宋体"/>
                <w:b/>
                <w:sz w:val="24"/>
                <w:szCs w:val="24"/>
              </w:rPr>
              <w:t xml:space="preserve">  </w:t>
            </w:r>
            <w:r w:rsidRPr="00FE28C7">
              <w:rPr>
                <w:rFonts w:ascii="宋体" w:hAnsi="宋体"/>
                <w:b/>
                <w:bCs/>
                <w:sz w:val="24"/>
                <w:szCs w:val="24"/>
              </w:rPr>
              <w:t>核心算法降维赋能（学术创新）：</w:t>
            </w:r>
            <w:r w:rsidRPr="00FE28C7">
              <w:rPr>
                <w:rFonts w:ascii="宋体" w:hAnsi="宋体"/>
                <w:b/>
                <w:sz w:val="24"/>
                <w:szCs w:val="24"/>
              </w:rPr>
              <w:t xml:space="preserve"> 应用潮汐调和分析提取分潮参数，结合气压与风浪数据，独创安全防</w:t>
            </w:r>
            <w:r w:rsidR="00367F5A">
              <w:rPr>
                <w:rFonts w:ascii="宋体" w:hAnsi="宋体" w:hint="eastAsia"/>
                <w:b/>
                <w:sz w:val="24"/>
                <w:szCs w:val="24"/>
              </w:rPr>
              <w:t>涨潮被困</w:t>
            </w:r>
            <w:r w:rsidRPr="00FE28C7">
              <w:rPr>
                <w:rFonts w:ascii="宋体" w:hAnsi="宋体"/>
                <w:b/>
                <w:sz w:val="24"/>
                <w:szCs w:val="24"/>
              </w:rPr>
              <w:t>撤离倒计时。</w:t>
            </w:r>
            <w:r w:rsidR="00F10BE7">
              <w:rPr>
                <w:rFonts w:ascii="宋体" w:hAnsi="宋体" w:hint="eastAsia"/>
                <w:b/>
                <w:sz w:val="24"/>
                <w:szCs w:val="24"/>
              </w:rPr>
              <w:t>保证趣味性同时做到轻量化科普。</w:t>
            </w:r>
          </w:p>
          <w:p w14:paraId="0C550FCA" w14:textId="064D7AE5" w:rsidR="0010764F" w:rsidRDefault="00FE28C7">
            <w:pPr>
              <w:snapToGrid w:val="0"/>
              <w:spacing w:beforeLines="50" w:before="156" w:afterLines="50" w:after="156" w:line="300" w:lineRule="auto"/>
              <w:rPr>
                <w:rFonts w:ascii="宋体" w:hAnsi="宋体" w:hint="eastAsia"/>
                <w:b/>
                <w:sz w:val="24"/>
                <w:szCs w:val="24"/>
              </w:rPr>
            </w:pPr>
            <w:r w:rsidRPr="00FE28C7">
              <w:rPr>
                <w:rFonts w:ascii="宋体" w:hAnsi="宋体"/>
                <w:b/>
                <w:sz w:val="24"/>
                <w:szCs w:val="24"/>
              </w:rPr>
              <w:t xml:space="preserve">  </w:t>
            </w:r>
            <w:r w:rsidRPr="00FE28C7">
              <w:rPr>
                <w:rFonts w:ascii="宋体" w:hAnsi="宋体"/>
                <w:b/>
                <w:bCs/>
                <w:sz w:val="24"/>
                <w:szCs w:val="24"/>
              </w:rPr>
              <w:t>现实世界游戏化（模式创新）：</w:t>
            </w:r>
            <w:r w:rsidRPr="00FE28C7">
              <w:rPr>
                <w:rFonts w:ascii="宋体" w:hAnsi="宋体"/>
                <w:b/>
                <w:sz w:val="24"/>
                <w:szCs w:val="24"/>
              </w:rPr>
              <w:t xml:space="preserve"> 采用 LBS+</w:t>
            </w:r>
            <w:commentRangeStart w:id="47"/>
            <w:r w:rsidRPr="00FE28C7">
              <w:rPr>
                <w:rFonts w:ascii="宋体" w:hAnsi="宋体"/>
                <w:b/>
                <w:sz w:val="24"/>
                <w:szCs w:val="24"/>
              </w:rPr>
              <w:t xml:space="preserve">RPG </w:t>
            </w:r>
            <w:commentRangeEnd w:id="47"/>
            <w:r w:rsidR="00356B59" w:rsidRPr="00FE28C7">
              <w:rPr>
                <w:rStyle w:val="a9"/>
                <w:rFonts w:ascii="宋体" w:hAnsi="宋体"/>
                <w:b/>
                <w:sz w:val="24"/>
                <w:szCs w:val="24"/>
              </w:rPr>
              <w:commentReference w:id="47"/>
            </w:r>
            <w:r w:rsidRPr="00FE28C7">
              <w:rPr>
                <w:rFonts w:ascii="宋体" w:hAnsi="宋体"/>
                <w:b/>
                <w:sz w:val="24"/>
                <w:szCs w:val="24"/>
              </w:rPr>
              <w:t>逻辑，将线下旅游行为转化为线上收集与探索成就（点亮图鉴、</w:t>
            </w:r>
            <w:r>
              <w:rPr>
                <w:rFonts w:ascii="宋体" w:hAnsi="宋体" w:hint="eastAsia"/>
                <w:b/>
                <w:sz w:val="24"/>
                <w:szCs w:val="24"/>
              </w:rPr>
              <w:t>拍照打卡）</w:t>
            </w:r>
            <w:r w:rsidRPr="00FE28C7">
              <w:rPr>
                <w:rFonts w:ascii="宋体" w:hAnsi="宋体"/>
                <w:b/>
                <w:sz w:val="24"/>
                <w:szCs w:val="24"/>
              </w:rPr>
              <w:t>，用高频情绪价值颠覆低频的工具属</w:t>
            </w:r>
            <w:r w:rsidRPr="00FE28C7">
              <w:rPr>
                <w:rFonts w:ascii="宋体" w:hAnsi="宋体"/>
                <w:b/>
                <w:sz w:val="24"/>
                <w:szCs w:val="24"/>
              </w:rPr>
              <w:lastRenderedPageBreak/>
              <w:t xml:space="preserve">性。 </w:t>
            </w:r>
          </w:p>
          <w:p w14:paraId="364B6976" w14:textId="77777777" w:rsidR="0010764F"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bCs/>
                <w:sz w:val="24"/>
                <w:szCs w:val="24"/>
              </w:rPr>
            </w:pPr>
            <w:r>
              <w:rPr>
                <w:rFonts w:ascii="宋体" w:hAnsi="宋体" w:hint="eastAsia"/>
                <w:b/>
                <w:sz w:val="24"/>
                <w:szCs w:val="24"/>
              </w:rPr>
              <w:t>生产或运营</w:t>
            </w:r>
          </w:p>
          <w:p w14:paraId="0619ACBC" w14:textId="77777777" w:rsidR="0010764F" w:rsidRDefault="00000000">
            <w:pPr>
              <w:snapToGrid w:val="0"/>
              <w:spacing w:beforeLines="50" w:before="156" w:afterLines="50" w:after="156" w:line="300" w:lineRule="auto"/>
              <w:rPr>
                <w:rFonts w:ascii="宋体" w:hAnsi="宋体" w:hint="eastAsia"/>
                <w:sz w:val="24"/>
                <w:szCs w:val="24"/>
              </w:rPr>
            </w:pPr>
            <w:r>
              <w:rPr>
                <w:rFonts w:ascii="宋体" w:hAnsi="宋体" w:hint="eastAsia"/>
                <w:sz w:val="24"/>
                <w:szCs w:val="24"/>
              </w:rPr>
              <w:t>（生产或运营方式，材料、劳动力、设备需求，质量保证，生产成本。）</w:t>
            </w:r>
          </w:p>
          <w:p w14:paraId="22046C1C" w14:textId="16B23989" w:rsidR="0010764F" w:rsidRDefault="00FE28C7">
            <w:pPr>
              <w:snapToGrid w:val="0"/>
              <w:spacing w:beforeLines="50" w:before="156" w:afterLines="50" w:after="156" w:line="300" w:lineRule="auto"/>
              <w:rPr>
                <w:rFonts w:ascii="宋体" w:hAnsi="宋体" w:hint="eastAsia"/>
                <w:b/>
                <w:bCs/>
                <w:sz w:val="24"/>
                <w:szCs w:val="24"/>
              </w:rPr>
            </w:pPr>
            <w:r w:rsidRPr="00FE28C7">
              <w:rPr>
                <w:rFonts w:ascii="宋体" w:hAnsi="宋体"/>
                <w:b/>
                <w:bCs/>
                <w:sz w:val="24"/>
                <w:szCs w:val="24"/>
              </w:rPr>
              <w:t>核心模块（潮汐算法、</w:t>
            </w:r>
            <w:commentRangeStart w:id="48"/>
            <w:r w:rsidRPr="00FE28C7">
              <w:rPr>
                <w:rFonts w:ascii="宋体" w:hAnsi="宋体"/>
                <w:b/>
                <w:bCs/>
                <w:sz w:val="24"/>
                <w:szCs w:val="24"/>
              </w:rPr>
              <w:t>UI设计</w:t>
            </w:r>
            <w:commentRangeEnd w:id="48"/>
            <w:r w:rsidR="00356B59" w:rsidRPr="00FE28C7">
              <w:rPr>
                <w:rStyle w:val="a9"/>
                <w:rFonts w:ascii="宋体" w:hAnsi="宋体"/>
                <w:b/>
                <w:bCs/>
                <w:sz w:val="24"/>
                <w:szCs w:val="24"/>
              </w:rPr>
              <w:commentReference w:id="48"/>
            </w:r>
            <w:r w:rsidRPr="00FE28C7">
              <w:rPr>
                <w:rFonts w:ascii="宋体" w:hAnsi="宋体"/>
                <w:b/>
                <w:bCs/>
                <w:sz w:val="24"/>
                <w:szCs w:val="24"/>
              </w:rPr>
              <w:t>、前后端架构）由团队自研完成；实体文创周边采用打样测试后按需预售；平台依托微信小程序生态，免除高昂的App获客与维护成本，</w:t>
            </w:r>
            <w:r>
              <w:rPr>
                <w:rFonts w:ascii="宋体" w:hAnsi="宋体" w:hint="eastAsia"/>
                <w:b/>
                <w:bCs/>
                <w:sz w:val="24"/>
                <w:szCs w:val="24"/>
              </w:rPr>
              <w:t>通过视频海大初步向外宣传，也希望与环境保护协会合作，小程序内可以参加协会的活动，扩大用户量和知名度</w:t>
            </w:r>
            <w:r w:rsidR="00A97C6C">
              <w:rPr>
                <w:rFonts w:ascii="宋体" w:hAnsi="宋体" w:hint="eastAsia"/>
                <w:b/>
                <w:bCs/>
                <w:sz w:val="24"/>
                <w:szCs w:val="24"/>
              </w:rPr>
              <w:t>。同时运营各大媒体账号，</w:t>
            </w:r>
            <w:r w:rsidRPr="00FE28C7">
              <w:rPr>
                <w:rFonts w:ascii="宋体" w:hAnsi="宋体"/>
                <w:b/>
                <w:bCs/>
                <w:sz w:val="24"/>
                <w:szCs w:val="24"/>
              </w:rPr>
              <w:t>裂变效率高。</w:t>
            </w:r>
          </w:p>
          <w:p w14:paraId="1EB43069" w14:textId="77777777" w:rsidR="0010764F"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sz w:val="24"/>
                <w:szCs w:val="24"/>
              </w:rPr>
            </w:pPr>
            <w:r>
              <w:rPr>
                <w:rFonts w:ascii="宋体" w:hAnsi="宋体" w:hint="eastAsia"/>
                <w:b/>
                <w:bCs/>
                <w:sz w:val="24"/>
                <w:szCs w:val="24"/>
              </w:rPr>
              <w:t>投融资方案</w:t>
            </w:r>
          </w:p>
          <w:p w14:paraId="01B1F581" w14:textId="389435F5" w:rsidR="0010764F" w:rsidRDefault="00A97C6C">
            <w:pPr>
              <w:snapToGrid w:val="0"/>
              <w:spacing w:beforeLines="50" w:before="156" w:afterLines="50" w:after="156" w:line="300" w:lineRule="auto"/>
              <w:rPr>
                <w:rFonts w:ascii="宋体" w:hAnsi="宋体" w:hint="eastAsia"/>
                <w:b/>
                <w:bCs/>
                <w:sz w:val="24"/>
                <w:szCs w:val="24"/>
              </w:rPr>
            </w:pPr>
            <w:r w:rsidRPr="00A97C6C">
              <w:rPr>
                <w:rFonts w:ascii="宋体" w:hAnsi="宋体"/>
                <w:b/>
                <w:bCs/>
                <w:sz w:val="24"/>
                <w:szCs w:val="24"/>
              </w:rPr>
              <w:t>项目处于 MVP精益开发阶段，主要依赖学校创新创业训练经费（预算金额8500元）完成冷启动与数据闭环验证。跑通青岛单城模式后，再考虑引入天使轮融资进行全国复制。</w:t>
            </w:r>
          </w:p>
          <w:p w14:paraId="232402AC" w14:textId="77777777" w:rsidR="0010764F" w:rsidRDefault="0010764F">
            <w:pPr>
              <w:snapToGrid w:val="0"/>
              <w:spacing w:beforeLines="50" w:before="156" w:afterLines="50" w:after="156" w:line="300" w:lineRule="auto"/>
              <w:rPr>
                <w:rFonts w:ascii="宋体" w:hAnsi="宋体" w:hint="eastAsia"/>
                <w:b/>
                <w:bCs/>
                <w:sz w:val="24"/>
                <w:szCs w:val="24"/>
              </w:rPr>
            </w:pPr>
          </w:p>
          <w:p w14:paraId="37874BCA" w14:textId="77777777" w:rsidR="0010764F"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sz w:val="24"/>
                <w:szCs w:val="24"/>
              </w:rPr>
            </w:pPr>
            <w:r>
              <w:rPr>
                <w:rFonts w:ascii="宋体" w:hAnsi="宋体" w:hint="eastAsia"/>
                <w:b/>
                <w:bCs/>
                <w:sz w:val="24"/>
                <w:szCs w:val="24"/>
              </w:rPr>
              <w:t>管理模式</w:t>
            </w:r>
          </w:p>
          <w:p w14:paraId="5C7363EA" w14:textId="77777777" w:rsidR="0010764F" w:rsidRDefault="00000000">
            <w:pPr>
              <w:snapToGrid w:val="0"/>
              <w:spacing w:beforeLines="50" w:before="156" w:afterLines="50" w:after="156" w:line="300" w:lineRule="auto"/>
              <w:rPr>
                <w:rFonts w:ascii="宋体" w:hAnsi="宋体" w:hint="eastAsia"/>
                <w:sz w:val="24"/>
                <w:szCs w:val="24"/>
              </w:rPr>
            </w:pPr>
            <w:r>
              <w:rPr>
                <w:rFonts w:ascii="宋体" w:hAnsi="宋体" w:hint="eastAsia"/>
                <w:sz w:val="24"/>
                <w:szCs w:val="24"/>
              </w:rPr>
              <w:t>（合作计划，实施方案，机构设置，人员管理，销售策略等。）</w:t>
            </w:r>
          </w:p>
          <w:p w14:paraId="18A38B99" w14:textId="0D5AA1B0" w:rsidR="00A97C6C" w:rsidRPr="00A97C6C" w:rsidRDefault="00A97C6C" w:rsidP="00A97C6C">
            <w:pPr>
              <w:snapToGrid w:val="0"/>
              <w:spacing w:beforeLines="50" w:before="156" w:afterLines="50" w:after="156" w:line="300" w:lineRule="auto"/>
              <w:ind w:left="241" w:hangingChars="100" w:hanging="241"/>
              <w:rPr>
                <w:rFonts w:ascii="宋体" w:hAnsi="宋体" w:hint="eastAsia"/>
                <w:b/>
                <w:sz w:val="24"/>
                <w:szCs w:val="24"/>
              </w:rPr>
            </w:pPr>
            <w:r w:rsidRPr="00A97C6C">
              <w:rPr>
                <w:rFonts w:ascii="宋体" w:hAnsi="宋体"/>
                <w:b/>
                <w:bCs/>
                <w:sz w:val="24"/>
                <w:szCs w:val="24"/>
              </w:rPr>
              <w:t>研发管理：</w:t>
            </w:r>
            <w:r w:rsidRPr="00A97C6C">
              <w:rPr>
                <w:rFonts w:ascii="宋体" w:hAnsi="宋体"/>
                <w:b/>
                <w:sz w:val="24"/>
                <w:szCs w:val="24"/>
              </w:rPr>
              <w:t xml:space="preserve"> 采用敏捷开发，双周一迭代。初期剥离冗余功能，全力跑通“查数据现场GPS打卡 </w:t>
            </w:r>
            <w:r>
              <w:rPr>
                <w:rFonts w:ascii="宋体" w:hAnsi="宋体" w:hint="eastAsia"/>
                <w:b/>
                <w:sz w:val="24"/>
                <w:szCs w:val="24"/>
              </w:rPr>
              <w:t xml:space="preserve"> </w:t>
            </w:r>
            <w:r w:rsidRPr="00A97C6C">
              <w:rPr>
                <w:rFonts w:ascii="宋体" w:hAnsi="宋体"/>
                <w:b/>
                <w:sz w:val="24"/>
                <w:szCs w:val="24"/>
              </w:rPr>
              <w:t>解锁图鉴</w:t>
            </w:r>
            <w:r>
              <w:rPr>
                <w:rFonts w:ascii="宋体" w:hAnsi="宋体" w:hint="eastAsia"/>
                <w:b/>
                <w:sz w:val="24"/>
                <w:szCs w:val="24"/>
              </w:rPr>
              <w:t xml:space="preserve"> </w:t>
            </w:r>
            <w:r w:rsidRPr="00A97C6C">
              <w:rPr>
                <w:rFonts w:ascii="宋体" w:hAnsi="宋体"/>
                <w:b/>
                <w:sz w:val="24"/>
                <w:szCs w:val="24"/>
              </w:rPr>
              <w:t>分享”的核心链路。</w:t>
            </w:r>
          </w:p>
          <w:p w14:paraId="51CCF88D" w14:textId="77777777" w:rsidR="0010764F" w:rsidRPr="00A97C6C" w:rsidRDefault="0010764F">
            <w:pPr>
              <w:snapToGrid w:val="0"/>
              <w:spacing w:beforeLines="50" w:before="156" w:afterLines="50" w:after="156" w:line="300" w:lineRule="auto"/>
              <w:rPr>
                <w:rFonts w:ascii="宋体" w:hAnsi="宋体" w:hint="eastAsia"/>
                <w:b/>
                <w:sz w:val="24"/>
                <w:szCs w:val="24"/>
              </w:rPr>
            </w:pPr>
          </w:p>
          <w:p w14:paraId="3F680C52" w14:textId="77777777" w:rsidR="0010764F" w:rsidRDefault="0010764F">
            <w:pPr>
              <w:snapToGrid w:val="0"/>
              <w:spacing w:beforeLines="50" w:before="156" w:afterLines="50" w:after="156" w:line="300" w:lineRule="auto"/>
              <w:rPr>
                <w:rFonts w:ascii="宋体" w:hAnsi="宋体" w:hint="eastAsia"/>
                <w:b/>
                <w:sz w:val="24"/>
                <w:szCs w:val="24"/>
              </w:rPr>
            </w:pPr>
          </w:p>
          <w:p w14:paraId="15AD6A20" w14:textId="77777777" w:rsidR="0010764F"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bCs/>
                <w:sz w:val="24"/>
                <w:szCs w:val="24"/>
              </w:rPr>
            </w:pPr>
            <w:r>
              <w:rPr>
                <w:rFonts w:ascii="宋体" w:hAnsi="宋体" w:hint="eastAsia"/>
                <w:b/>
                <w:bCs/>
                <w:sz w:val="24"/>
                <w:szCs w:val="24"/>
              </w:rPr>
              <w:t>风险预测及应对措施</w:t>
            </w:r>
          </w:p>
          <w:p w14:paraId="08135CF9" w14:textId="4E0FC172" w:rsidR="00A97C6C" w:rsidRDefault="00A97C6C">
            <w:pPr>
              <w:snapToGrid w:val="0"/>
              <w:spacing w:beforeLines="50" w:before="156" w:afterLines="50" w:after="156" w:line="300" w:lineRule="auto"/>
              <w:rPr>
                <w:rFonts w:ascii="宋体" w:hAnsi="宋体" w:hint="eastAsia"/>
                <w:b/>
                <w:bCs/>
                <w:sz w:val="24"/>
                <w:szCs w:val="24"/>
              </w:rPr>
            </w:pPr>
            <w:r w:rsidRPr="00A97C6C">
              <w:rPr>
                <w:rFonts w:ascii="宋体" w:hAnsi="宋体"/>
                <w:b/>
                <w:bCs/>
                <w:sz w:val="24"/>
                <w:szCs w:val="24"/>
              </w:rPr>
              <w:t>冷启动获客难： 应对： 初期聚焦青岛</w:t>
            </w:r>
            <w:r>
              <w:rPr>
                <w:rFonts w:ascii="宋体" w:hAnsi="宋体" w:hint="eastAsia"/>
                <w:b/>
                <w:bCs/>
                <w:sz w:val="24"/>
                <w:szCs w:val="24"/>
              </w:rPr>
              <w:t>少量</w:t>
            </w:r>
            <w:r w:rsidRPr="00A97C6C">
              <w:rPr>
                <w:rFonts w:ascii="宋体" w:hAnsi="宋体"/>
                <w:b/>
                <w:bCs/>
                <w:sz w:val="24"/>
                <w:szCs w:val="24"/>
              </w:rPr>
              <w:t>核心赶海点，通过赠送实体图鉴徽章进行社群精准裂变。</w:t>
            </w:r>
          </w:p>
          <w:p w14:paraId="2F75E8AA" w14:textId="77777777" w:rsidR="0010764F" w:rsidRDefault="0010764F">
            <w:pPr>
              <w:snapToGrid w:val="0"/>
              <w:spacing w:beforeLines="50" w:before="156" w:afterLines="50" w:after="156" w:line="300" w:lineRule="auto"/>
              <w:rPr>
                <w:rFonts w:ascii="宋体" w:hAnsi="宋体" w:hint="eastAsia"/>
                <w:b/>
                <w:bCs/>
                <w:sz w:val="24"/>
                <w:szCs w:val="24"/>
              </w:rPr>
            </w:pPr>
          </w:p>
          <w:p w14:paraId="596B978D" w14:textId="77777777" w:rsidR="0010764F" w:rsidRDefault="00000000">
            <w:pPr>
              <w:numPr>
                <w:ilvl w:val="0"/>
                <w:numId w:val="3"/>
              </w:numPr>
              <w:tabs>
                <w:tab w:val="clear" w:pos="972"/>
                <w:tab w:val="left" w:pos="792"/>
              </w:tabs>
              <w:snapToGrid w:val="0"/>
              <w:spacing w:beforeLines="50" w:before="156" w:afterLines="50" w:after="156" w:line="300" w:lineRule="auto"/>
              <w:rPr>
                <w:rFonts w:ascii="宋体" w:hAnsi="宋体" w:hint="eastAsia"/>
                <w:b/>
                <w:bCs/>
                <w:sz w:val="24"/>
                <w:szCs w:val="24"/>
              </w:rPr>
            </w:pPr>
            <w:r>
              <w:rPr>
                <w:rFonts w:ascii="宋体" w:hAnsi="宋体" w:hint="eastAsia"/>
                <w:b/>
                <w:bCs/>
                <w:sz w:val="24"/>
                <w:szCs w:val="24"/>
              </w:rPr>
              <w:t>效益预测</w:t>
            </w:r>
          </w:p>
          <w:p w14:paraId="0FA1D53E" w14:textId="77777777" w:rsidR="0010764F" w:rsidRDefault="00000000">
            <w:pPr>
              <w:snapToGrid w:val="0"/>
              <w:spacing w:beforeLines="50" w:before="156" w:afterLines="50" w:after="156" w:line="300" w:lineRule="auto"/>
              <w:rPr>
                <w:rFonts w:ascii="宋体" w:hAnsi="宋体" w:hint="eastAsia"/>
                <w:bCs/>
                <w:sz w:val="24"/>
                <w:szCs w:val="24"/>
              </w:rPr>
            </w:pPr>
            <w:r>
              <w:rPr>
                <w:rFonts w:ascii="宋体" w:hAnsi="宋体" w:hint="eastAsia"/>
                <w:bCs/>
                <w:sz w:val="24"/>
                <w:szCs w:val="24"/>
              </w:rPr>
              <w:t>（未来三年至五年的销售收入、利润、资产回报率等。）</w:t>
            </w:r>
          </w:p>
          <w:p w14:paraId="4E7E56E8" w14:textId="74204B0C" w:rsidR="0010764F" w:rsidRDefault="00A97C6C">
            <w:pPr>
              <w:rPr>
                <w:sz w:val="24"/>
                <w:szCs w:val="24"/>
              </w:rPr>
            </w:pPr>
            <w:r w:rsidRPr="00A97C6C">
              <w:rPr>
                <w:b/>
                <w:bCs/>
                <w:sz w:val="24"/>
                <w:szCs w:val="24"/>
              </w:rPr>
              <w:t>社会效益（核心）：</w:t>
            </w:r>
            <w:r w:rsidRPr="00A97C6C">
              <w:rPr>
                <w:sz w:val="24"/>
                <w:szCs w:val="24"/>
              </w:rPr>
              <w:t xml:space="preserve"> </w:t>
            </w:r>
            <w:r w:rsidRPr="00A97C6C">
              <w:rPr>
                <w:sz w:val="24"/>
                <w:szCs w:val="24"/>
              </w:rPr>
              <w:t>显著降低普通游客被困礁石</w:t>
            </w:r>
            <w:r w:rsidRPr="00A97C6C">
              <w:rPr>
                <w:sz w:val="24"/>
                <w:szCs w:val="24"/>
              </w:rPr>
              <w:t>/</w:t>
            </w:r>
            <w:r w:rsidRPr="00A97C6C">
              <w:rPr>
                <w:sz w:val="24"/>
                <w:szCs w:val="24"/>
              </w:rPr>
              <w:t>滩涂的救援风险，提升地方文旅科技形象。</w:t>
            </w:r>
            <w:r>
              <w:rPr>
                <w:rFonts w:hint="eastAsia"/>
                <w:sz w:val="24"/>
                <w:szCs w:val="24"/>
              </w:rPr>
              <w:t>将赶海这一网红热点转化为更持续，更活跃的娱乐方式，进一步促进青岛文旅发展。</w:t>
            </w:r>
          </w:p>
          <w:p w14:paraId="5FD8E2A3" w14:textId="77777777" w:rsidR="0010764F" w:rsidRDefault="0010764F">
            <w:pPr>
              <w:rPr>
                <w:sz w:val="24"/>
                <w:szCs w:val="24"/>
              </w:rPr>
            </w:pPr>
          </w:p>
          <w:p w14:paraId="1E7B77AF" w14:textId="7F7E2F1E" w:rsidR="0010764F" w:rsidRDefault="00A97C6C">
            <w:pPr>
              <w:rPr>
                <w:sz w:val="24"/>
                <w:szCs w:val="24"/>
              </w:rPr>
            </w:pPr>
            <w:r w:rsidRPr="00A97C6C">
              <w:rPr>
                <w:b/>
                <w:bCs/>
                <w:sz w:val="24"/>
                <w:szCs w:val="24"/>
              </w:rPr>
              <w:t>经济效益预测</w:t>
            </w:r>
            <w:r>
              <w:rPr>
                <w:rFonts w:hint="eastAsia"/>
                <w:sz w:val="24"/>
                <w:szCs w:val="24"/>
              </w:rPr>
              <w:t>：</w:t>
            </w:r>
            <w:r w:rsidRPr="00A97C6C">
              <w:rPr>
                <w:sz w:val="24"/>
                <w:szCs w:val="24"/>
              </w:rPr>
              <w:t>上线半年内完成青岛本地</w:t>
            </w:r>
            <w:r w:rsidR="00893D2B">
              <w:rPr>
                <w:rFonts w:hint="eastAsia"/>
                <w:sz w:val="24"/>
                <w:szCs w:val="24"/>
              </w:rPr>
              <w:t>一万</w:t>
            </w:r>
            <w:r w:rsidRPr="00A97C6C">
              <w:rPr>
                <w:sz w:val="24"/>
                <w:szCs w:val="24"/>
              </w:rPr>
              <w:t>名活跃用户积累。第一年通过</w:t>
            </w:r>
            <w:r w:rsidRPr="00A97C6C">
              <w:rPr>
                <w:sz w:val="24"/>
                <w:szCs w:val="24"/>
              </w:rPr>
              <w:t>“</w:t>
            </w:r>
            <w:r w:rsidRPr="00A97C6C">
              <w:rPr>
                <w:sz w:val="24"/>
                <w:szCs w:val="24"/>
              </w:rPr>
              <w:t>本地渔家乐精准引流</w:t>
            </w:r>
            <w:r w:rsidRPr="00A97C6C">
              <w:rPr>
                <w:sz w:val="24"/>
                <w:szCs w:val="24"/>
              </w:rPr>
              <w:t>”</w:t>
            </w:r>
            <w:r w:rsidRPr="00A97C6C">
              <w:rPr>
                <w:sz w:val="24"/>
                <w:szCs w:val="24"/>
              </w:rPr>
              <w:t>及</w:t>
            </w:r>
            <w:r w:rsidRPr="00A97C6C">
              <w:rPr>
                <w:sz w:val="24"/>
                <w:szCs w:val="24"/>
              </w:rPr>
              <w:t>“</w:t>
            </w:r>
            <w:r w:rsidRPr="00A97C6C">
              <w:rPr>
                <w:sz w:val="24"/>
                <w:szCs w:val="24"/>
              </w:rPr>
              <w:t>实体文创徽章</w:t>
            </w:r>
            <w:r w:rsidRPr="00A97C6C">
              <w:rPr>
                <w:sz w:val="24"/>
                <w:szCs w:val="24"/>
              </w:rPr>
              <w:t>/</w:t>
            </w:r>
            <w:r w:rsidRPr="00A97C6C">
              <w:rPr>
                <w:sz w:val="24"/>
                <w:szCs w:val="24"/>
              </w:rPr>
              <w:t>新手赶海包销售</w:t>
            </w:r>
            <w:r w:rsidRPr="00A97C6C">
              <w:rPr>
                <w:sz w:val="24"/>
                <w:szCs w:val="24"/>
              </w:rPr>
              <w:t>”</w:t>
            </w:r>
            <w:r w:rsidRPr="00A97C6C">
              <w:rPr>
                <w:sz w:val="24"/>
                <w:szCs w:val="24"/>
              </w:rPr>
              <w:t>实现自我造血；未来三年随数</w:t>
            </w:r>
            <w:r w:rsidRPr="00A97C6C">
              <w:rPr>
                <w:sz w:val="24"/>
                <w:szCs w:val="24"/>
              </w:rPr>
              <w:lastRenderedPageBreak/>
              <w:t>据壁垒加深，可向</w:t>
            </w:r>
            <w:r w:rsidRPr="00A97C6C">
              <w:rPr>
                <w:sz w:val="24"/>
                <w:szCs w:val="24"/>
              </w:rPr>
              <w:t>G</w:t>
            </w:r>
            <w:r w:rsidRPr="00A97C6C">
              <w:rPr>
                <w:sz w:val="24"/>
                <w:szCs w:val="24"/>
              </w:rPr>
              <w:t>端文旅局提供高精度人群热力图服务</w:t>
            </w:r>
            <w:r>
              <w:rPr>
                <w:rFonts w:hint="eastAsia"/>
                <w:sz w:val="24"/>
                <w:szCs w:val="24"/>
              </w:rPr>
              <w:t>，用户开创地球</w:t>
            </w:r>
            <w:r>
              <w:rPr>
                <w:rFonts w:hint="eastAsia"/>
                <w:sz w:val="24"/>
                <w:szCs w:val="24"/>
              </w:rPr>
              <w:t>online</w:t>
            </w:r>
            <w:r>
              <w:rPr>
                <w:rFonts w:hint="eastAsia"/>
                <w:sz w:val="24"/>
                <w:szCs w:val="24"/>
              </w:rPr>
              <w:t>社区，</w:t>
            </w:r>
            <w:r w:rsidR="00893D2B">
              <w:rPr>
                <w:rFonts w:hint="eastAsia"/>
                <w:sz w:val="24"/>
                <w:szCs w:val="24"/>
              </w:rPr>
              <w:t>大家可以在这个地图上标记有趣的旅游地点更可以颁布任务，为年轻，有创新的想法搭建一个更轻易去落地的平台。</w:t>
            </w:r>
          </w:p>
        </w:tc>
      </w:tr>
    </w:tbl>
    <w:p w14:paraId="21DE01D9" w14:textId="77777777" w:rsidR="0010764F" w:rsidRDefault="00000000">
      <w:pPr>
        <w:numPr>
          <w:ilvl w:val="0"/>
          <w:numId w:val="2"/>
        </w:numPr>
        <w:spacing w:beforeLines="50" w:before="156" w:afterLines="50" w:after="156" w:line="300" w:lineRule="auto"/>
        <w:ind w:right="567"/>
        <w:rPr>
          <w:rFonts w:eastAsia="黑体"/>
          <w:bCs/>
          <w:sz w:val="28"/>
        </w:rPr>
      </w:pPr>
      <w:r>
        <w:rPr>
          <w:rFonts w:eastAsia="黑体" w:hint="eastAsia"/>
          <w:bCs/>
          <w:sz w:val="28"/>
        </w:rPr>
        <w:lastRenderedPageBreak/>
        <w:t>经费预算</w:t>
      </w:r>
    </w:p>
    <w:tbl>
      <w:tblPr>
        <w:tblW w:w="850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5"/>
        <w:gridCol w:w="1155"/>
        <w:gridCol w:w="2205"/>
        <w:gridCol w:w="1560"/>
        <w:gridCol w:w="1590"/>
      </w:tblGrid>
      <w:tr w:rsidR="0010764F" w14:paraId="42246559" w14:textId="77777777">
        <w:trPr>
          <w:cantSplit/>
          <w:trHeight w:val="300"/>
        </w:trPr>
        <w:tc>
          <w:tcPr>
            <w:tcW w:w="1995" w:type="dxa"/>
            <w:vMerge w:val="restart"/>
            <w:tcBorders>
              <w:top w:val="single" w:sz="4" w:space="0" w:color="auto"/>
              <w:left w:val="single" w:sz="6" w:space="0" w:color="auto"/>
              <w:right w:val="single" w:sz="4" w:space="0" w:color="auto"/>
            </w:tcBorders>
            <w:vAlign w:val="center"/>
          </w:tcPr>
          <w:p w14:paraId="5CF9AE1C" w14:textId="77777777" w:rsidR="0010764F" w:rsidRDefault="00000000">
            <w:pPr>
              <w:jc w:val="center"/>
              <w:rPr>
                <w:rFonts w:ascii="宋体" w:hAnsi="宋体" w:hint="eastAsia"/>
                <w:b/>
                <w:bCs/>
                <w:sz w:val="24"/>
                <w:szCs w:val="24"/>
              </w:rPr>
            </w:pPr>
            <w:r>
              <w:rPr>
                <w:rFonts w:ascii="宋体" w:hAnsi="宋体" w:hint="eastAsia"/>
                <w:sz w:val="24"/>
                <w:szCs w:val="24"/>
              </w:rPr>
              <w:t xml:space="preserve">开支科目                    </w:t>
            </w:r>
          </w:p>
        </w:tc>
        <w:tc>
          <w:tcPr>
            <w:tcW w:w="1155" w:type="dxa"/>
            <w:vMerge w:val="restart"/>
            <w:tcBorders>
              <w:top w:val="single" w:sz="4" w:space="0" w:color="auto"/>
              <w:left w:val="single" w:sz="4" w:space="0" w:color="auto"/>
              <w:right w:val="single" w:sz="4" w:space="0" w:color="auto"/>
            </w:tcBorders>
            <w:vAlign w:val="center"/>
          </w:tcPr>
          <w:p w14:paraId="71995591" w14:textId="77777777" w:rsidR="0010764F" w:rsidRDefault="00000000">
            <w:pPr>
              <w:jc w:val="center"/>
              <w:rPr>
                <w:sz w:val="24"/>
                <w:szCs w:val="24"/>
              </w:rPr>
            </w:pPr>
            <w:r>
              <w:rPr>
                <w:rFonts w:hint="eastAsia"/>
                <w:sz w:val="24"/>
                <w:szCs w:val="24"/>
              </w:rPr>
              <w:t>预算经费</w:t>
            </w:r>
          </w:p>
          <w:p w14:paraId="22747D03" w14:textId="77777777" w:rsidR="0010764F" w:rsidRDefault="00000000">
            <w:pPr>
              <w:jc w:val="center"/>
              <w:rPr>
                <w:b/>
                <w:bCs/>
                <w:sz w:val="24"/>
                <w:szCs w:val="24"/>
              </w:rPr>
            </w:pPr>
            <w:r>
              <w:rPr>
                <w:rFonts w:hint="eastAsia"/>
                <w:sz w:val="24"/>
                <w:szCs w:val="24"/>
              </w:rPr>
              <w:t>（元）</w:t>
            </w:r>
          </w:p>
        </w:tc>
        <w:tc>
          <w:tcPr>
            <w:tcW w:w="2205" w:type="dxa"/>
            <w:vMerge w:val="restart"/>
            <w:tcBorders>
              <w:top w:val="single" w:sz="4" w:space="0" w:color="auto"/>
              <w:left w:val="single" w:sz="4" w:space="0" w:color="auto"/>
              <w:right w:val="single" w:sz="4" w:space="0" w:color="auto"/>
            </w:tcBorders>
            <w:vAlign w:val="center"/>
          </w:tcPr>
          <w:p w14:paraId="69EC8DC4" w14:textId="77777777" w:rsidR="0010764F" w:rsidRDefault="00000000">
            <w:pPr>
              <w:jc w:val="center"/>
              <w:rPr>
                <w:b/>
                <w:bCs/>
                <w:sz w:val="24"/>
                <w:szCs w:val="24"/>
              </w:rPr>
            </w:pPr>
            <w:r>
              <w:rPr>
                <w:rFonts w:hint="eastAsia"/>
                <w:sz w:val="24"/>
                <w:szCs w:val="24"/>
              </w:rPr>
              <w:t>主要用途</w:t>
            </w:r>
            <w:r>
              <w:rPr>
                <w:rFonts w:hint="eastAsia"/>
                <w:sz w:val="24"/>
                <w:szCs w:val="24"/>
              </w:rPr>
              <w:t xml:space="preserve">       </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33078274" w14:textId="77777777" w:rsidR="0010764F" w:rsidRDefault="00000000">
            <w:pPr>
              <w:jc w:val="center"/>
              <w:rPr>
                <w:b/>
                <w:bCs/>
                <w:sz w:val="24"/>
                <w:szCs w:val="24"/>
              </w:rPr>
            </w:pPr>
            <w:r>
              <w:rPr>
                <w:rFonts w:hint="eastAsia"/>
                <w:sz w:val="24"/>
                <w:szCs w:val="24"/>
              </w:rPr>
              <w:t>阶段下达经费计划（元）</w:t>
            </w:r>
          </w:p>
        </w:tc>
      </w:tr>
      <w:tr w:rsidR="0010764F" w14:paraId="3133AF40" w14:textId="77777777">
        <w:trPr>
          <w:cantSplit/>
          <w:trHeight w:val="492"/>
        </w:trPr>
        <w:tc>
          <w:tcPr>
            <w:tcW w:w="1995" w:type="dxa"/>
            <w:vMerge/>
            <w:tcBorders>
              <w:left w:val="single" w:sz="6" w:space="0" w:color="auto"/>
              <w:bottom w:val="single" w:sz="4" w:space="0" w:color="auto"/>
              <w:right w:val="single" w:sz="4" w:space="0" w:color="auto"/>
            </w:tcBorders>
            <w:vAlign w:val="center"/>
          </w:tcPr>
          <w:p w14:paraId="0950CC92" w14:textId="77777777" w:rsidR="0010764F" w:rsidRDefault="0010764F">
            <w:pPr>
              <w:jc w:val="center"/>
              <w:rPr>
                <w:rFonts w:ascii="宋体" w:hAnsi="宋体" w:hint="eastAsia"/>
                <w:sz w:val="24"/>
                <w:szCs w:val="24"/>
              </w:rPr>
            </w:pPr>
          </w:p>
        </w:tc>
        <w:tc>
          <w:tcPr>
            <w:tcW w:w="1155" w:type="dxa"/>
            <w:vMerge/>
            <w:tcBorders>
              <w:left w:val="single" w:sz="4" w:space="0" w:color="auto"/>
              <w:bottom w:val="single" w:sz="4" w:space="0" w:color="auto"/>
              <w:right w:val="single" w:sz="4" w:space="0" w:color="auto"/>
            </w:tcBorders>
            <w:vAlign w:val="center"/>
          </w:tcPr>
          <w:p w14:paraId="7BC4AA38" w14:textId="77777777" w:rsidR="0010764F" w:rsidRDefault="0010764F">
            <w:pPr>
              <w:jc w:val="center"/>
              <w:rPr>
                <w:sz w:val="24"/>
                <w:szCs w:val="24"/>
              </w:rPr>
            </w:pPr>
          </w:p>
        </w:tc>
        <w:tc>
          <w:tcPr>
            <w:tcW w:w="2205" w:type="dxa"/>
            <w:vMerge/>
            <w:tcBorders>
              <w:left w:val="single" w:sz="4" w:space="0" w:color="auto"/>
              <w:bottom w:val="single" w:sz="4" w:space="0" w:color="auto"/>
              <w:right w:val="single" w:sz="4" w:space="0" w:color="auto"/>
            </w:tcBorders>
            <w:vAlign w:val="center"/>
          </w:tcPr>
          <w:p w14:paraId="42C3147D" w14:textId="77777777" w:rsidR="0010764F" w:rsidRDefault="0010764F">
            <w:pPr>
              <w:jc w:val="center"/>
              <w:rPr>
                <w:sz w:val="24"/>
                <w:szCs w:val="24"/>
              </w:rPr>
            </w:pPr>
          </w:p>
        </w:tc>
        <w:tc>
          <w:tcPr>
            <w:tcW w:w="1560" w:type="dxa"/>
            <w:tcBorders>
              <w:top w:val="single" w:sz="4" w:space="0" w:color="auto"/>
              <w:left w:val="single" w:sz="4" w:space="0" w:color="auto"/>
              <w:bottom w:val="single" w:sz="4" w:space="0" w:color="auto"/>
              <w:right w:val="single" w:sz="4" w:space="0" w:color="auto"/>
            </w:tcBorders>
            <w:vAlign w:val="center"/>
          </w:tcPr>
          <w:p w14:paraId="50F5D9D9" w14:textId="77777777" w:rsidR="0010764F" w:rsidRDefault="00000000">
            <w:pPr>
              <w:jc w:val="center"/>
              <w:rPr>
                <w:sz w:val="24"/>
                <w:szCs w:val="24"/>
              </w:rPr>
            </w:pPr>
            <w:r>
              <w:rPr>
                <w:rFonts w:hint="eastAsia"/>
                <w:sz w:val="24"/>
                <w:szCs w:val="24"/>
              </w:rPr>
              <w:t>前半阶段</w:t>
            </w:r>
          </w:p>
        </w:tc>
        <w:tc>
          <w:tcPr>
            <w:tcW w:w="1590" w:type="dxa"/>
            <w:tcBorders>
              <w:top w:val="single" w:sz="4" w:space="0" w:color="auto"/>
              <w:left w:val="single" w:sz="4" w:space="0" w:color="auto"/>
              <w:bottom w:val="single" w:sz="4" w:space="0" w:color="auto"/>
              <w:right w:val="single" w:sz="4" w:space="0" w:color="auto"/>
            </w:tcBorders>
            <w:vAlign w:val="center"/>
          </w:tcPr>
          <w:p w14:paraId="02B33CE4" w14:textId="77777777" w:rsidR="0010764F" w:rsidRDefault="00000000">
            <w:pPr>
              <w:jc w:val="center"/>
              <w:rPr>
                <w:sz w:val="24"/>
                <w:szCs w:val="24"/>
              </w:rPr>
            </w:pPr>
            <w:r>
              <w:rPr>
                <w:rFonts w:hint="eastAsia"/>
                <w:sz w:val="24"/>
                <w:szCs w:val="24"/>
              </w:rPr>
              <w:t>后半阶段</w:t>
            </w:r>
          </w:p>
        </w:tc>
      </w:tr>
      <w:tr w:rsidR="0010764F" w14:paraId="44FFDA57" w14:textId="77777777">
        <w:trPr>
          <w:cantSplit/>
          <w:trHeight w:val="560"/>
        </w:trPr>
        <w:tc>
          <w:tcPr>
            <w:tcW w:w="1995" w:type="dxa"/>
            <w:tcBorders>
              <w:top w:val="single" w:sz="4" w:space="0" w:color="auto"/>
              <w:left w:val="single" w:sz="6" w:space="0" w:color="auto"/>
              <w:bottom w:val="single" w:sz="4" w:space="0" w:color="auto"/>
              <w:right w:val="single" w:sz="4" w:space="0" w:color="auto"/>
            </w:tcBorders>
            <w:vAlign w:val="center"/>
          </w:tcPr>
          <w:p w14:paraId="26D6FB7A" w14:textId="77777777" w:rsidR="0010764F" w:rsidRDefault="00000000">
            <w:pPr>
              <w:jc w:val="center"/>
              <w:rPr>
                <w:rFonts w:ascii="宋体" w:hAnsi="宋体" w:hint="eastAsia"/>
                <w:sz w:val="24"/>
                <w:szCs w:val="24"/>
              </w:rPr>
            </w:pPr>
            <w:r>
              <w:rPr>
                <w:rFonts w:ascii="宋体" w:hAnsi="宋体" w:hint="eastAsia"/>
                <w:sz w:val="24"/>
                <w:szCs w:val="24"/>
              </w:rPr>
              <w:t>预算经费总额</w:t>
            </w:r>
          </w:p>
        </w:tc>
        <w:tc>
          <w:tcPr>
            <w:tcW w:w="1155" w:type="dxa"/>
            <w:tcBorders>
              <w:top w:val="single" w:sz="4" w:space="0" w:color="auto"/>
              <w:left w:val="single" w:sz="4" w:space="0" w:color="auto"/>
              <w:bottom w:val="single" w:sz="4" w:space="0" w:color="auto"/>
              <w:right w:val="single" w:sz="4" w:space="0" w:color="auto"/>
            </w:tcBorders>
          </w:tcPr>
          <w:p w14:paraId="207A3DE8" w14:textId="646B367E" w:rsidR="0010764F" w:rsidRDefault="00893D2B">
            <w:pPr>
              <w:rPr>
                <w:b/>
                <w:bCs/>
                <w:sz w:val="24"/>
                <w:szCs w:val="24"/>
              </w:rPr>
            </w:pPr>
            <w:r>
              <w:rPr>
                <w:rFonts w:hint="eastAsia"/>
                <w:b/>
                <w:bCs/>
                <w:sz w:val="24"/>
                <w:szCs w:val="24"/>
              </w:rPr>
              <w:t>8500</w:t>
            </w:r>
          </w:p>
        </w:tc>
        <w:tc>
          <w:tcPr>
            <w:tcW w:w="2205" w:type="dxa"/>
            <w:tcBorders>
              <w:top w:val="single" w:sz="4" w:space="0" w:color="auto"/>
              <w:left w:val="single" w:sz="4" w:space="0" w:color="auto"/>
              <w:bottom w:val="single" w:sz="4" w:space="0" w:color="auto"/>
              <w:right w:val="single" w:sz="4" w:space="0" w:color="auto"/>
            </w:tcBorders>
          </w:tcPr>
          <w:p w14:paraId="0CA5A4CE" w14:textId="77777777" w:rsidR="0010764F" w:rsidRDefault="0010764F">
            <w:pPr>
              <w:rPr>
                <w:b/>
                <w:bCs/>
                <w:sz w:val="24"/>
                <w:szCs w:val="24"/>
              </w:rPr>
            </w:pPr>
          </w:p>
        </w:tc>
        <w:tc>
          <w:tcPr>
            <w:tcW w:w="1560" w:type="dxa"/>
            <w:tcBorders>
              <w:top w:val="single" w:sz="4" w:space="0" w:color="auto"/>
              <w:left w:val="single" w:sz="4" w:space="0" w:color="auto"/>
              <w:bottom w:val="single" w:sz="4" w:space="0" w:color="auto"/>
              <w:right w:val="single" w:sz="4" w:space="0" w:color="auto"/>
            </w:tcBorders>
          </w:tcPr>
          <w:p w14:paraId="49B03D2A" w14:textId="0B48E076" w:rsidR="0010764F" w:rsidRDefault="00893D2B">
            <w:pPr>
              <w:rPr>
                <w:b/>
                <w:bCs/>
                <w:sz w:val="24"/>
                <w:szCs w:val="24"/>
              </w:rPr>
            </w:pPr>
            <w:r>
              <w:rPr>
                <w:rFonts w:hint="eastAsia"/>
                <w:b/>
                <w:bCs/>
                <w:sz w:val="24"/>
                <w:szCs w:val="24"/>
              </w:rPr>
              <w:t>5000</w:t>
            </w:r>
          </w:p>
        </w:tc>
        <w:tc>
          <w:tcPr>
            <w:tcW w:w="1590" w:type="dxa"/>
            <w:tcBorders>
              <w:top w:val="single" w:sz="4" w:space="0" w:color="auto"/>
              <w:left w:val="single" w:sz="4" w:space="0" w:color="auto"/>
              <w:bottom w:val="single" w:sz="4" w:space="0" w:color="auto"/>
              <w:right w:val="single" w:sz="4" w:space="0" w:color="auto"/>
            </w:tcBorders>
          </w:tcPr>
          <w:p w14:paraId="0927554B" w14:textId="4BC85ED2" w:rsidR="0010764F" w:rsidRDefault="00893D2B">
            <w:pPr>
              <w:rPr>
                <w:b/>
                <w:bCs/>
                <w:sz w:val="24"/>
                <w:szCs w:val="24"/>
              </w:rPr>
            </w:pPr>
            <w:r>
              <w:rPr>
                <w:rFonts w:hint="eastAsia"/>
                <w:b/>
                <w:bCs/>
                <w:sz w:val="24"/>
                <w:szCs w:val="24"/>
              </w:rPr>
              <w:t>3000</w:t>
            </w:r>
          </w:p>
        </w:tc>
      </w:tr>
      <w:tr w:rsidR="0010764F" w14:paraId="70CB544B" w14:textId="77777777">
        <w:trPr>
          <w:cantSplit/>
          <w:trHeight w:val="554"/>
        </w:trPr>
        <w:tc>
          <w:tcPr>
            <w:tcW w:w="1995" w:type="dxa"/>
            <w:tcBorders>
              <w:top w:val="single" w:sz="4" w:space="0" w:color="auto"/>
              <w:left w:val="single" w:sz="6" w:space="0" w:color="auto"/>
              <w:bottom w:val="single" w:sz="4" w:space="0" w:color="auto"/>
              <w:right w:val="single" w:sz="4" w:space="0" w:color="auto"/>
            </w:tcBorders>
          </w:tcPr>
          <w:p w14:paraId="26680902" w14:textId="77777777" w:rsidR="0010764F" w:rsidRDefault="00000000">
            <w:pPr>
              <w:jc w:val="left"/>
              <w:rPr>
                <w:rFonts w:ascii="宋体" w:hAnsi="宋体" w:hint="eastAsia"/>
                <w:sz w:val="24"/>
                <w:szCs w:val="24"/>
              </w:rPr>
            </w:pPr>
            <w:r>
              <w:rPr>
                <w:rFonts w:ascii="宋体" w:hAnsi="宋体" w:hint="eastAsia"/>
                <w:sz w:val="24"/>
                <w:szCs w:val="24"/>
              </w:rPr>
              <w:t>1. 业务费</w:t>
            </w:r>
          </w:p>
        </w:tc>
        <w:tc>
          <w:tcPr>
            <w:tcW w:w="1155" w:type="dxa"/>
            <w:tcBorders>
              <w:top w:val="single" w:sz="4" w:space="0" w:color="auto"/>
              <w:left w:val="single" w:sz="4" w:space="0" w:color="auto"/>
              <w:bottom w:val="single" w:sz="4" w:space="0" w:color="auto"/>
              <w:right w:val="single" w:sz="4" w:space="0" w:color="auto"/>
            </w:tcBorders>
          </w:tcPr>
          <w:p w14:paraId="002E5D8F" w14:textId="06E044C9" w:rsidR="0010764F" w:rsidRDefault="00893D2B">
            <w:pPr>
              <w:rPr>
                <w:b/>
                <w:bCs/>
              </w:rPr>
            </w:pPr>
            <w:r>
              <w:rPr>
                <w:rFonts w:hint="eastAsia"/>
                <w:b/>
                <w:bCs/>
              </w:rPr>
              <w:t>4200</w:t>
            </w:r>
          </w:p>
        </w:tc>
        <w:tc>
          <w:tcPr>
            <w:tcW w:w="2205" w:type="dxa"/>
            <w:tcBorders>
              <w:top w:val="single" w:sz="4" w:space="0" w:color="auto"/>
              <w:left w:val="single" w:sz="4" w:space="0" w:color="auto"/>
              <w:bottom w:val="single" w:sz="4" w:space="0" w:color="auto"/>
              <w:right w:val="single" w:sz="4" w:space="0" w:color="auto"/>
            </w:tcBorders>
          </w:tcPr>
          <w:p w14:paraId="0DC7E389" w14:textId="77777777" w:rsidR="0010764F" w:rsidRDefault="0010764F">
            <w:pPr>
              <w:rPr>
                <w:b/>
                <w:bCs/>
              </w:rPr>
            </w:pPr>
          </w:p>
        </w:tc>
        <w:tc>
          <w:tcPr>
            <w:tcW w:w="1560" w:type="dxa"/>
            <w:tcBorders>
              <w:top w:val="single" w:sz="4" w:space="0" w:color="auto"/>
              <w:left w:val="single" w:sz="4" w:space="0" w:color="auto"/>
              <w:bottom w:val="single" w:sz="4" w:space="0" w:color="auto"/>
              <w:right w:val="single" w:sz="4" w:space="0" w:color="auto"/>
            </w:tcBorders>
          </w:tcPr>
          <w:p w14:paraId="4870B52B" w14:textId="77777777" w:rsidR="0010764F" w:rsidRDefault="0010764F">
            <w:pPr>
              <w:rPr>
                <w:b/>
                <w:bCs/>
              </w:rPr>
            </w:pPr>
          </w:p>
        </w:tc>
        <w:tc>
          <w:tcPr>
            <w:tcW w:w="1590" w:type="dxa"/>
            <w:tcBorders>
              <w:top w:val="single" w:sz="4" w:space="0" w:color="auto"/>
              <w:left w:val="single" w:sz="4" w:space="0" w:color="auto"/>
              <w:bottom w:val="single" w:sz="4" w:space="0" w:color="auto"/>
              <w:right w:val="single" w:sz="4" w:space="0" w:color="auto"/>
            </w:tcBorders>
          </w:tcPr>
          <w:p w14:paraId="26E315E2" w14:textId="77777777" w:rsidR="0010764F" w:rsidRDefault="0010764F">
            <w:pPr>
              <w:rPr>
                <w:b/>
                <w:bCs/>
              </w:rPr>
            </w:pPr>
          </w:p>
        </w:tc>
      </w:tr>
      <w:tr w:rsidR="0010764F" w14:paraId="5A20FE34" w14:textId="77777777">
        <w:trPr>
          <w:cantSplit/>
          <w:trHeight w:val="548"/>
        </w:trPr>
        <w:tc>
          <w:tcPr>
            <w:tcW w:w="1995" w:type="dxa"/>
            <w:tcBorders>
              <w:top w:val="single" w:sz="4" w:space="0" w:color="auto"/>
              <w:left w:val="single" w:sz="6" w:space="0" w:color="auto"/>
              <w:bottom w:val="single" w:sz="4" w:space="0" w:color="auto"/>
              <w:right w:val="single" w:sz="4" w:space="0" w:color="auto"/>
            </w:tcBorders>
          </w:tcPr>
          <w:p w14:paraId="436DAF3E" w14:textId="77777777" w:rsidR="0010764F" w:rsidRDefault="00000000">
            <w:pPr>
              <w:jc w:val="left"/>
              <w:rPr>
                <w:rFonts w:ascii="宋体" w:hAnsi="宋体" w:hint="eastAsia"/>
                <w:sz w:val="24"/>
                <w:szCs w:val="24"/>
              </w:rPr>
            </w:pPr>
            <w:r>
              <w:rPr>
                <w:rFonts w:ascii="宋体" w:hAnsi="宋体" w:hint="eastAsia"/>
                <w:sz w:val="24"/>
                <w:szCs w:val="24"/>
              </w:rPr>
              <w:t>（1）能源动力费</w:t>
            </w:r>
          </w:p>
        </w:tc>
        <w:tc>
          <w:tcPr>
            <w:tcW w:w="1155" w:type="dxa"/>
            <w:tcBorders>
              <w:top w:val="single" w:sz="4" w:space="0" w:color="auto"/>
              <w:left w:val="single" w:sz="4" w:space="0" w:color="auto"/>
              <w:bottom w:val="single" w:sz="4" w:space="0" w:color="auto"/>
              <w:right w:val="single" w:sz="4" w:space="0" w:color="auto"/>
            </w:tcBorders>
          </w:tcPr>
          <w:p w14:paraId="61E8A9E0" w14:textId="64BB745C" w:rsidR="0010764F" w:rsidRDefault="00893D2B">
            <w:pPr>
              <w:rPr>
                <w:b/>
                <w:bCs/>
              </w:rPr>
            </w:pPr>
            <w:r>
              <w:rPr>
                <w:rFonts w:hint="eastAsia"/>
                <w:b/>
                <w:bCs/>
              </w:rPr>
              <w:t>0</w:t>
            </w:r>
          </w:p>
        </w:tc>
        <w:tc>
          <w:tcPr>
            <w:tcW w:w="2205" w:type="dxa"/>
            <w:tcBorders>
              <w:top w:val="single" w:sz="4" w:space="0" w:color="auto"/>
              <w:left w:val="single" w:sz="4" w:space="0" w:color="auto"/>
              <w:bottom w:val="single" w:sz="4" w:space="0" w:color="auto"/>
              <w:right w:val="single" w:sz="4" w:space="0" w:color="auto"/>
            </w:tcBorders>
          </w:tcPr>
          <w:p w14:paraId="35C9D3BD" w14:textId="77777777" w:rsidR="0010764F" w:rsidRDefault="0010764F">
            <w:pPr>
              <w:rPr>
                <w:b/>
                <w:bCs/>
              </w:rPr>
            </w:pPr>
          </w:p>
        </w:tc>
        <w:tc>
          <w:tcPr>
            <w:tcW w:w="1560" w:type="dxa"/>
            <w:tcBorders>
              <w:top w:val="single" w:sz="4" w:space="0" w:color="auto"/>
              <w:left w:val="single" w:sz="4" w:space="0" w:color="auto"/>
              <w:bottom w:val="single" w:sz="4" w:space="0" w:color="auto"/>
              <w:right w:val="single" w:sz="4" w:space="0" w:color="auto"/>
            </w:tcBorders>
          </w:tcPr>
          <w:p w14:paraId="1ACCB994" w14:textId="77777777" w:rsidR="0010764F" w:rsidRDefault="0010764F">
            <w:pPr>
              <w:rPr>
                <w:b/>
                <w:bCs/>
              </w:rPr>
            </w:pPr>
          </w:p>
        </w:tc>
        <w:tc>
          <w:tcPr>
            <w:tcW w:w="1590" w:type="dxa"/>
            <w:tcBorders>
              <w:top w:val="single" w:sz="4" w:space="0" w:color="auto"/>
              <w:left w:val="single" w:sz="4" w:space="0" w:color="auto"/>
              <w:bottom w:val="single" w:sz="4" w:space="0" w:color="auto"/>
              <w:right w:val="single" w:sz="4" w:space="0" w:color="auto"/>
            </w:tcBorders>
          </w:tcPr>
          <w:p w14:paraId="3AF813EB" w14:textId="77777777" w:rsidR="0010764F" w:rsidRDefault="0010764F">
            <w:pPr>
              <w:rPr>
                <w:b/>
                <w:bCs/>
              </w:rPr>
            </w:pPr>
          </w:p>
        </w:tc>
      </w:tr>
      <w:tr w:rsidR="0010764F" w14:paraId="354411BF" w14:textId="77777777">
        <w:trPr>
          <w:cantSplit/>
          <w:trHeight w:val="556"/>
        </w:trPr>
        <w:tc>
          <w:tcPr>
            <w:tcW w:w="1995" w:type="dxa"/>
            <w:tcBorders>
              <w:top w:val="single" w:sz="4" w:space="0" w:color="auto"/>
              <w:left w:val="single" w:sz="6" w:space="0" w:color="auto"/>
              <w:bottom w:val="single" w:sz="4" w:space="0" w:color="auto"/>
              <w:right w:val="single" w:sz="4" w:space="0" w:color="auto"/>
            </w:tcBorders>
          </w:tcPr>
          <w:p w14:paraId="3EC4F6F1" w14:textId="77777777" w:rsidR="0010764F" w:rsidRDefault="00000000">
            <w:pPr>
              <w:jc w:val="left"/>
              <w:rPr>
                <w:rFonts w:ascii="宋体" w:hAnsi="宋体" w:hint="eastAsia"/>
                <w:sz w:val="24"/>
                <w:szCs w:val="24"/>
              </w:rPr>
            </w:pPr>
            <w:r>
              <w:rPr>
                <w:rFonts w:ascii="宋体" w:hAnsi="宋体" w:hint="eastAsia"/>
                <w:sz w:val="24"/>
                <w:szCs w:val="24"/>
              </w:rPr>
              <w:t>（2）会议费</w:t>
            </w:r>
          </w:p>
        </w:tc>
        <w:tc>
          <w:tcPr>
            <w:tcW w:w="1155" w:type="dxa"/>
            <w:tcBorders>
              <w:top w:val="single" w:sz="4" w:space="0" w:color="auto"/>
              <w:left w:val="single" w:sz="4" w:space="0" w:color="auto"/>
              <w:bottom w:val="single" w:sz="4" w:space="0" w:color="auto"/>
              <w:right w:val="single" w:sz="4" w:space="0" w:color="auto"/>
            </w:tcBorders>
          </w:tcPr>
          <w:p w14:paraId="25426487" w14:textId="03DE9E3D" w:rsidR="0010764F" w:rsidRDefault="00893D2B">
            <w:pPr>
              <w:rPr>
                <w:b/>
                <w:bCs/>
              </w:rPr>
            </w:pPr>
            <w:r>
              <w:rPr>
                <w:rFonts w:hint="eastAsia"/>
                <w:b/>
                <w:bCs/>
              </w:rPr>
              <w:t>1000</w:t>
            </w:r>
          </w:p>
        </w:tc>
        <w:tc>
          <w:tcPr>
            <w:tcW w:w="2205" w:type="dxa"/>
            <w:tcBorders>
              <w:top w:val="single" w:sz="4" w:space="0" w:color="auto"/>
              <w:left w:val="single" w:sz="4" w:space="0" w:color="auto"/>
              <w:bottom w:val="single" w:sz="4" w:space="0" w:color="auto"/>
              <w:right w:val="single" w:sz="4" w:space="0" w:color="auto"/>
            </w:tcBorders>
          </w:tcPr>
          <w:p w14:paraId="7F1754DF" w14:textId="102DDC5A" w:rsidR="0010764F" w:rsidRDefault="00893D2B">
            <w:pPr>
              <w:rPr>
                <w:b/>
                <w:bCs/>
              </w:rPr>
            </w:pPr>
            <w:r w:rsidRPr="00893D2B">
              <w:rPr>
                <w:b/>
                <w:bCs/>
              </w:rPr>
              <w:t>校园及社群推广活动场租费、宣发物料制作费用</w:t>
            </w:r>
          </w:p>
        </w:tc>
        <w:tc>
          <w:tcPr>
            <w:tcW w:w="1560" w:type="dxa"/>
            <w:tcBorders>
              <w:top w:val="single" w:sz="4" w:space="0" w:color="auto"/>
              <w:left w:val="single" w:sz="4" w:space="0" w:color="auto"/>
              <w:bottom w:val="single" w:sz="4" w:space="0" w:color="auto"/>
              <w:right w:val="single" w:sz="4" w:space="0" w:color="auto"/>
            </w:tcBorders>
          </w:tcPr>
          <w:p w14:paraId="3D1FFA4E" w14:textId="1260F9BB" w:rsidR="0010764F" w:rsidRDefault="00893D2B">
            <w:pPr>
              <w:rPr>
                <w:b/>
                <w:bCs/>
              </w:rPr>
            </w:pPr>
            <w:r>
              <w:rPr>
                <w:rFonts w:hint="eastAsia"/>
                <w:b/>
                <w:bCs/>
              </w:rPr>
              <w:t>600</w:t>
            </w:r>
          </w:p>
        </w:tc>
        <w:tc>
          <w:tcPr>
            <w:tcW w:w="1590" w:type="dxa"/>
            <w:tcBorders>
              <w:top w:val="single" w:sz="4" w:space="0" w:color="auto"/>
              <w:left w:val="single" w:sz="4" w:space="0" w:color="auto"/>
              <w:bottom w:val="single" w:sz="4" w:space="0" w:color="auto"/>
              <w:right w:val="single" w:sz="4" w:space="0" w:color="auto"/>
            </w:tcBorders>
          </w:tcPr>
          <w:p w14:paraId="0ED24F97" w14:textId="70EC0B8B" w:rsidR="0010764F" w:rsidRDefault="00893D2B">
            <w:pPr>
              <w:rPr>
                <w:b/>
                <w:bCs/>
              </w:rPr>
            </w:pPr>
            <w:r>
              <w:rPr>
                <w:rFonts w:hint="eastAsia"/>
                <w:b/>
                <w:bCs/>
              </w:rPr>
              <w:t>400</w:t>
            </w:r>
          </w:p>
        </w:tc>
      </w:tr>
      <w:tr w:rsidR="0010764F" w14:paraId="04DA2505" w14:textId="77777777">
        <w:trPr>
          <w:cantSplit/>
          <w:trHeight w:val="578"/>
        </w:trPr>
        <w:tc>
          <w:tcPr>
            <w:tcW w:w="1995" w:type="dxa"/>
            <w:tcBorders>
              <w:top w:val="single" w:sz="4" w:space="0" w:color="auto"/>
              <w:left w:val="single" w:sz="6" w:space="0" w:color="auto"/>
              <w:bottom w:val="single" w:sz="4" w:space="0" w:color="auto"/>
              <w:right w:val="single" w:sz="4" w:space="0" w:color="auto"/>
            </w:tcBorders>
          </w:tcPr>
          <w:p w14:paraId="0F69A794" w14:textId="77777777" w:rsidR="0010764F" w:rsidRDefault="00000000">
            <w:pPr>
              <w:jc w:val="left"/>
              <w:rPr>
                <w:rFonts w:ascii="宋体" w:hAnsi="宋体" w:hint="eastAsia"/>
                <w:sz w:val="24"/>
                <w:szCs w:val="24"/>
              </w:rPr>
            </w:pPr>
            <w:r>
              <w:rPr>
                <w:rFonts w:ascii="宋体" w:hAnsi="宋体" w:hint="eastAsia"/>
                <w:sz w:val="24"/>
                <w:szCs w:val="24"/>
              </w:rPr>
              <w:t>（3）差旅费</w:t>
            </w:r>
          </w:p>
        </w:tc>
        <w:tc>
          <w:tcPr>
            <w:tcW w:w="1155" w:type="dxa"/>
            <w:tcBorders>
              <w:top w:val="single" w:sz="4" w:space="0" w:color="auto"/>
              <w:left w:val="single" w:sz="4" w:space="0" w:color="auto"/>
              <w:bottom w:val="single" w:sz="4" w:space="0" w:color="auto"/>
              <w:right w:val="single" w:sz="4" w:space="0" w:color="auto"/>
            </w:tcBorders>
          </w:tcPr>
          <w:p w14:paraId="634E8E6A" w14:textId="181E6567" w:rsidR="0010764F" w:rsidRDefault="00893D2B">
            <w:pPr>
              <w:rPr>
                <w:b/>
                <w:bCs/>
              </w:rPr>
            </w:pPr>
            <w:r>
              <w:rPr>
                <w:rFonts w:hint="eastAsia"/>
                <w:b/>
                <w:bCs/>
              </w:rPr>
              <w:t>1000</w:t>
            </w:r>
          </w:p>
        </w:tc>
        <w:tc>
          <w:tcPr>
            <w:tcW w:w="2205" w:type="dxa"/>
            <w:tcBorders>
              <w:top w:val="single" w:sz="4" w:space="0" w:color="auto"/>
              <w:left w:val="single" w:sz="4" w:space="0" w:color="auto"/>
              <w:bottom w:val="single" w:sz="4" w:space="0" w:color="auto"/>
              <w:right w:val="single" w:sz="4" w:space="0" w:color="auto"/>
            </w:tcBorders>
          </w:tcPr>
          <w:p w14:paraId="57BA5472" w14:textId="312376E0" w:rsidR="0010764F" w:rsidRDefault="00893D2B">
            <w:pPr>
              <w:rPr>
                <w:b/>
                <w:bCs/>
              </w:rPr>
            </w:pPr>
            <w:r>
              <w:rPr>
                <w:rFonts w:hint="eastAsia"/>
                <w:b/>
                <w:bCs/>
              </w:rPr>
              <w:t>实地调研，与调和分析对比矫正交通费用</w:t>
            </w:r>
          </w:p>
        </w:tc>
        <w:tc>
          <w:tcPr>
            <w:tcW w:w="1560" w:type="dxa"/>
            <w:tcBorders>
              <w:top w:val="single" w:sz="4" w:space="0" w:color="auto"/>
              <w:left w:val="single" w:sz="4" w:space="0" w:color="auto"/>
              <w:bottom w:val="single" w:sz="4" w:space="0" w:color="auto"/>
              <w:right w:val="single" w:sz="4" w:space="0" w:color="auto"/>
            </w:tcBorders>
          </w:tcPr>
          <w:p w14:paraId="22466E63" w14:textId="7E9644D3" w:rsidR="0010764F" w:rsidRDefault="00893D2B">
            <w:pPr>
              <w:rPr>
                <w:b/>
                <w:bCs/>
              </w:rPr>
            </w:pPr>
            <w:r>
              <w:rPr>
                <w:rFonts w:hint="eastAsia"/>
                <w:b/>
                <w:bCs/>
              </w:rPr>
              <w:t>800</w:t>
            </w:r>
          </w:p>
        </w:tc>
        <w:tc>
          <w:tcPr>
            <w:tcW w:w="1590" w:type="dxa"/>
            <w:tcBorders>
              <w:top w:val="single" w:sz="4" w:space="0" w:color="auto"/>
              <w:left w:val="single" w:sz="4" w:space="0" w:color="auto"/>
              <w:bottom w:val="single" w:sz="4" w:space="0" w:color="auto"/>
              <w:right w:val="single" w:sz="4" w:space="0" w:color="auto"/>
            </w:tcBorders>
          </w:tcPr>
          <w:p w14:paraId="03057EB2" w14:textId="438E1D4E" w:rsidR="0010764F" w:rsidRDefault="00893D2B">
            <w:pPr>
              <w:rPr>
                <w:b/>
                <w:bCs/>
              </w:rPr>
            </w:pPr>
            <w:r>
              <w:rPr>
                <w:rFonts w:hint="eastAsia"/>
                <w:b/>
                <w:bCs/>
              </w:rPr>
              <w:t>200</w:t>
            </w:r>
          </w:p>
        </w:tc>
      </w:tr>
      <w:tr w:rsidR="0010764F" w14:paraId="4F6C4CBA" w14:textId="77777777">
        <w:trPr>
          <w:cantSplit/>
          <w:trHeight w:val="596"/>
        </w:trPr>
        <w:tc>
          <w:tcPr>
            <w:tcW w:w="1995" w:type="dxa"/>
            <w:tcBorders>
              <w:top w:val="single" w:sz="4" w:space="0" w:color="auto"/>
              <w:left w:val="single" w:sz="6" w:space="0" w:color="auto"/>
              <w:bottom w:val="single" w:sz="4" w:space="0" w:color="auto"/>
              <w:right w:val="single" w:sz="4" w:space="0" w:color="auto"/>
            </w:tcBorders>
          </w:tcPr>
          <w:p w14:paraId="3FCAE6B1" w14:textId="77777777" w:rsidR="0010764F" w:rsidRDefault="00000000">
            <w:pPr>
              <w:jc w:val="left"/>
              <w:rPr>
                <w:rFonts w:ascii="宋体" w:hAnsi="宋体" w:hint="eastAsia"/>
                <w:sz w:val="24"/>
                <w:szCs w:val="24"/>
              </w:rPr>
            </w:pPr>
            <w:r>
              <w:rPr>
                <w:rFonts w:ascii="宋体" w:hAnsi="宋体" w:hint="eastAsia"/>
                <w:sz w:val="24"/>
                <w:szCs w:val="24"/>
              </w:rPr>
              <w:t>（4）文献检索费</w:t>
            </w:r>
          </w:p>
        </w:tc>
        <w:tc>
          <w:tcPr>
            <w:tcW w:w="1155" w:type="dxa"/>
            <w:tcBorders>
              <w:top w:val="single" w:sz="4" w:space="0" w:color="auto"/>
              <w:left w:val="single" w:sz="4" w:space="0" w:color="auto"/>
              <w:bottom w:val="single" w:sz="4" w:space="0" w:color="auto"/>
              <w:right w:val="single" w:sz="4" w:space="0" w:color="auto"/>
            </w:tcBorders>
          </w:tcPr>
          <w:p w14:paraId="6600F5C5" w14:textId="3CACEF3D" w:rsidR="0010764F" w:rsidRDefault="00893D2B">
            <w:pPr>
              <w:rPr>
                <w:b/>
                <w:bCs/>
              </w:rPr>
            </w:pPr>
            <w:r>
              <w:rPr>
                <w:rFonts w:hint="eastAsia"/>
                <w:b/>
                <w:bCs/>
              </w:rPr>
              <w:t>2200</w:t>
            </w:r>
          </w:p>
        </w:tc>
        <w:tc>
          <w:tcPr>
            <w:tcW w:w="2205" w:type="dxa"/>
            <w:tcBorders>
              <w:top w:val="single" w:sz="4" w:space="0" w:color="auto"/>
              <w:left w:val="single" w:sz="4" w:space="0" w:color="auto"/>
              <w:bottom w:val="single" w:sz="4" w:space="0" w:color="auto"/>
              <w:right w:val="single" w:sz="4" w:space="0" w:color="auto"/>
            </w:tcBorders>
          </w:tcPr>
          <w:p w14:paraId="4DE1838C" w14:textId="67F0E9FB" w:rsidR="0010764F" w:rsidRDefault="00893D2B">
            <w:pPr>
              <w:rPr>
                <w:b/>
                <w:bCs/>
              </w:rPr>
            </w:pPr>
            <w:r w:rsidRPr="00893D2B">
              <w:rPr>
                <w:b/>
                <w:bCs/>
              </w:rPr>
              <w:t>购买专业气象数据源（高频风浪、气压</w:t>
            </w:r>
            <w:r w:rsidRPr="00893D2B">
              <w:rPr>
                <w:b/>
                <w:bCs/>
              </w:rPr>
              <w:t>API</w:t>
            </w:r>
            <w:r w:rsidRPr="00893D2B">
              <w:rPr>
                <w:b/>
                <w:bCs/>
              </w:rPr>
              <w:t>）的商用流量包</w:t>
            </w:r>
          </w:p>
        </w:tc>
        <w:tc>
          <w:tcPr>
            <w:tcW w:w="1560" w:type="dxa"/>
            <w:tcBorders>
              <w:top w:val="single" w:sz="4" w:space="0" w:color="auto"/>
              <w:left w:val="single" w:sz="4" w:space="0" w:color="auto"/>
              <w:bottom w:val="single" w:sz="4" w:space="0" w:color="auto"/>
              <w:right w:val="single" w:sz="4" w:space="0" w:color="auto"/>
            </w:tcBorders>
          </w:tcPr>
          <w:p w14:paraId="5F806ACC" w14:textId="7315710A" w:rsidR="0010764F" w:rsidRDefault="00893D2B">
            <w:pPr>
              <w:rPr>
                <w:b/>
                <w:bCs/>
              </w:rPr>
            </w:pPr>
            <w:r>
              <w:rPr>
                <w:rFonts w:hint="eastAsia"/>
                <w:b/>
                <w:bCs/>
              </w:rPr>
              <w:t>1100</w:t>
            </w:r>
          </w:p>
        </w:tc>
        <w:tc>
          <w:tcPr>
            <w:tcW w:w="1590" w:type="dxa"/>
            <w:tcBorders>
              <w:top w:val="single" w:sz="4" w:space="0" w:color="auto"/>
              <w:left w:val="single" w:sz="4" w:space="0" w:color="auto"/>
              <w:bottom w:val="single" w:sz="4" w:space="0" w:color="auto"/>
              <w:right w:val="single" w:sz="4" w:space="0" w:color="auto"/>
            </w:tcBorders>
          </w:tcPr>
          <w:p w14:paraId="5C8E0540" w14:textId="5D9CCFFE" w:rsidR="0010764F" w:rsidRDefault="00893D2B">
            <w:pPr>
              <w:rPr>
                <w:b/>
                <w:bCs/>
              </w:rPr>
            </w:pPr>
            <w:r>
              <w:rPr>
                <w:rFonts w:hint="eastAsia"/>
                <w:b/>
                <w:bCs/>
              </w:rPr>
              <w:t>1100</w:t>
            </w:r>
          </w:p>
        </w:tc>
      </w:tr>
      <w:tr w:rsidR="0010764F" w14:paraId="528DC26C" w14:textId="77777777">
        <w:trPr>
          <w:cantSplit/>
          <w:trHeight w:val="511"/>
        </w:trPr>
        <w:tc>
          <w:tcPr>
            <w:tcW w:w="1995" w:type="dxa"/>
            <w:tcBorders>
              <w:top w:val="single" w:sz="4" w:space="0" w:color="auto"/>
              <w:left w:val="single" w:sz="6" w:space="0" w:color="auto"/>
              <w:bottom w:val="single" w:sz="4" w:space="0" w:color="auto"/>
              <w:right w:val="single" w:sz="4" w:space="0" w:color="auto"/>
            </w:tcBorders>
          </w:tcPr>
          <w:p w14:paraId="08C86BAB" w14:textId="77777777" w:rsidR="0010764F" w:rsidRDefault="00000000">
            <w:pPr>
              <w:jc w:val="left"/>
              <w:rPr>
                <w:rFonts w:ascii="宋体" w:hAnsi="宋体" w:hint="eastAsia"/>
                <w:sz w:val="24"/>
                <w:szCs w:val="24"/>
              </w:rPr>
            </w:pPr>
            <w:r>
              <w:rPr>
                <w:rFonts w:ascii="宋体" w:hAnsi="宋体" w:hint="eastAsia"/>
                <w:sz w:val="24"/>
                <w:szCs w:val="24"/>
              </w:rPr>
              <w:t>（5）论文出版费</w:t>
            </w:r>
          </w:p>
        </w:tc>
        <w:tc>
          <w:tcPr>
            <w:tcW w:w="1155" w:type="dxa"/>
            <w:tcBorders>
              <w:top w:val="single" w:sz="4" w:space="0" w:color="auto"/>
              <w:left w:val="single" w:sz="4" w:space="0" w:color="auto"/>
              <w:bottom w:val="single" w:sz="4" w:space="0" w:color="auto"/>
              <w:right w:val="single" w:sz="4" w:space="0" w:color="auto"/>
            </w:tcBorders>
          </w:tcPr>
          <w:p w14:paraId="0BD72869" w14:textId="77777777" w:rsidR="0010764F" w:rsidRDefault="0010764F">
            <w:pPr>
              <w:rPr>
                <w:b/>
                <w:bCs/>
              </w:rPr>
            </w:pPr>
          </w:p>
        </w:tc>
        <w:tc>
          <w:tcPr>
            <w:tcW w:w="2205" w:type="dxa"/>
            <w:tcBorders>
              <w:top w:val="single" w:sz="4" w:space="0" w:color="auto"/>
              <w:left w:val="single" w:sz="4" w:space="0" w:color="auto"/>
              <w:bottom w:val="single" w:sz="4" w:space="0" w:color="auto"/>
              <w:right w:val="single" w:sz="4" w:space="0" w:color="auto"/>
            </w:tcBorders>
          </w:tcPr>
          <w:p w14:paraId="5835FAD7" w14:textId="77777777" w:rsidR="0010764F" w:rsidRDefault="0010764F">
            <w:pPr>
              <w:rPr>
                <w:b/>
                <w:bCs/>
              </w:rPr>
            </w:pPr>
          </w:p>
        </w:tc>
        <w:tc>
          <w:tcPr>
            <w:tcW w:w="1560" w:type="dxa"/>
            <w:tcBorders>
              <w:top w:val="single" w:sz="4" w:space="0" w:color="auto"/>
              <w:left w:val="single" w:sz="4" w:space="0" w:color="auto"/>
              <w:bottom w:val="single" w:sz="4" w:space="0" w:color="auto"/>
              <w:right w:val="single" w:sz="4" w:space="0" w:color="auto"/>
            </w:tcBorders>
          </w:tcPr>
          <w:p w14:paraId="29E4FAE0" w14:textId="77777777" w:rsidR="0010764F" w:rsidRDefault="0010764F">
            <w:pPr>
              <w:rPr>
                <w:b/>
                <w:bCs/>
              </w:rPr>
            </w:pPr>
          </w:p>
        </w:tc>
        <w:tc>
          <w:tcPr>
            <w:tcW w:w="1590" w:type="dxa"/>
            <w:tcBorders>
              <w:top w:val="single" w:sz="4" w:space="0" w:color="auto"/>
              <w:left w:val="single" w:sz="4" w:space="0" w:color="auto"/>
              <w:bottom w:val="single" w:sz="4" w:space="0" w:color="auto"/>
              <w:right w:val="single" w:sz="4" w:space="0" w:color="auto"/>
            </w:tcBorders>
          </w:tcPr>
          <w:p w14:paraId="50792503" w14:textId="77777777" w:rsidR="0010764F" w:rsidRDefault="0010764F">
            <w:pPr>
              <w:rPr>
                <w:b/>
                <w:bCs/>
              </w:rPr>
            </w:pPr>
          </w:p>
        </w:tc>
      </w:tr>
      <w:tr w:rsidR="0010764F" w14:paraId="137EFDC2" w14:textId="77777777">
        <w:trPr>
          <w:cantSplit/>
          <w:trHeight w:val="546"/>
        </w:trPr>
        <w:tc>
          <w:tcPr>
            <w:tcW w:w="1995" w:type="dxa"/>
            <w:tcBorders>
              <w:top w:val="single" w:sz="4" w:space="0" w:color="auto"/>
              <w:left w:val="single" w:sz="6" w:space="0" w:color="auto"/>
              <w:bottom w:val="single" w:sz="4" w:space="0" w:color="auto"/>
              <w:right w:val="single" w:sz="4" w:space="0" w:color="auto"/>
            </w:tcBorders>
          </w:tcPr>
          <w:p w14:paraId="23689D60" w14:textId="77777777" w:rsidR="0010764F" w:rsidRDefault="00000000">
            <w:pPr>
              <w:jc w:val="left"/>
              <w:rPr>
                <w:rFonts w:ascii="宋体" w:hAnsi="宋体" w:hint="eastAsia"/>
                <w:sz w:val="24"/>
                <w:szCs w:val="24"/>
              </w:rPr>
            </w:pPr>
            <w:r>
              <w:rPr>
                <w:rFonts w:ascii="宋体" w:hAnsi="宋体" w:hint="eastAsia"/>
                <w:sz w:val="24"/>
                <w:szCs w:val="24"/>
              </w:rPr>
              <w:lastRenderedPageBreak/>
              <w:t>2. 仪器设备购置费</w:t>
            </w:r>
          </w:p>
        </w:tc>
        <w:tc>
          <w:tcPr>
            <w:tcW w:w="1155" w:type="dxa"/>
            <w:tcBorders>
              <w:top w:val="single" w:sz="4" w:space="0" w:color="auto"/>
              <w:left w:val="single" w:sz="4" w:space="0" w:color="auto"/>
              <w:bottom w:val="single" w:sz="4" w:space="0" w:color="auto"/>
              <w:right w:val="single" w:sz="4" w:space="0" w:color="auto"/>
            </w:tcBorders>
          </w:tcPr>
          <w:p w14:paraId="7F6A342D" w14:textId="42C59B45" w:rsidR="0010764F" w:rsidRDefault="00893D2B">
            <w:pPr>
              <w:rPr>
                <w:b/>
                <w:bCs/>
              </w:rPr>
            </w:pPr>
            <w:r>
              <w:rPr>
                <w:rFonts w:hint="eastAsia"/>
                <w:b/>
                <w:bCs/>
              </w:rPr>
              <w:t>1800</w:t>
            </w:r>
          </w:p>
        </w:tc>
        <w:tc>
          <w:tcPr>
            <w:tcW w:w="2205" w:type="dxa"/>
            <w:tcBorders>
              <w:top w:val="single" w:sz="4" w:space="0" w:color="auto"/>
              <w:left w:val="single" w:sz="4" w:space="0" w:color="auto"/>
              <w:bottom w:val="single" w:sz="4" w:space="0" w:color="auto"/>
              <w:right w:val="single" w:sz="4" w:space="0" w:color="auto"/>
            </w:tcBorders>
          </w:tcPr>
          <w:p w14:paraId="2860AD6B" w14:textId="0C74EDA8" w:rsidR="0010764F" w:rsidRDefault="00893D2B">
            <w:pPr>
              <w:rPr>
                <w:b/>
                <w:bCs/>
              </w:rPr>
            </w:pPr>
            <w:r w:rsidRPr="00893D2B">
              <w:rPr>
                <w:b/>
                <w:bCs/>
              </w:rPr>
              <w:t>云服务器租赁、云数据库存储及微信小程序官方认证费</w:t>
            </w:r>
          </w:p>
        </w:tc>
        <w:tc>
          <w:tcPr>
            <w:tcW w:w="1560" w:type="dxa"/>
            <w:tcBorders>
              <w:top w:val="single" w:sz="4" w:space="0" w:color="auto"/>
              <w:left w:val="single" w:sz="4" w:space="0" w:color="auto"/>
              <w:bottom w:val="single" w:sz="4" w:space="0" w:color="auto"/>
              <w:right w:val="single" w:sz="4" w:space="0" w:color="auto"/>
            </w:tcBorders>
          </w:tcPr>
          <w:p w14:paraId="1FE99A25" w14:textId="1D1B749C" w:rsidR="0010764F" w:rsidRDefault="00893D2B">
            <w:pPr>
              <w:rPr>
                <w:b/>
                <w:bCs/>
              </w:rPr>
            </w:pPr>
            <w:r>
              <w:rPr>
                <w:rFonts w:hint="eastAsia"/>
                <w:b/>
                <w:bCs/>
              </w:rPr>
              <w:t>1000</w:t>
            </w:r>
          </w:p>
        </w:tc>
        <w:tc>
          <w:tcPr>
            <w:tcW w:w="1590" w:type="dxa"/>
            <w:tcBorders>
              <w:top w:val="single" w:sz="4" w:space="0" w:color="auto"/>
              <w:left w:val="single" w:sz="4" w:space="0" w:color="auto"/>
              <w:bottom w:val="single" w:sz="4" w:space="0" w:color="auto"/>
              <w:right w:val="single" w:sz="4" w:space="0" w:color="auto"/>
            </w:tcBorders>
          </w:tcPr>
          <w:p w14:paraId="5FCB40BA" w14:textId="0CFF688F" w:rsidR="0010764F" w:rsidRDefault="00893D2B">
            <w:pPr>
              <w:rPr>
                <w:b/>
                <w:bCs/>
              </w:rPr>
            </w:pPr>
            <w:r>
              <w:rPr>
                <w:rFonts w:hint="eastAsia"/>
                <w:b/>
                <w:bCs/>
              </w:rPr>
              <w:t>800</w:t>
            </w:r>
          </w:p>
        </w:tc>
      </w:tr>
      <w:tr w:rsidR="0010764F" w14:paraId="61D87891" w14:textId="77777777">
        <w:trPr>
          <w:cantSplit/>
          <w:trHeight w:val="496"/>
        </w:trPr>
        <w:tc>
          <w:tcPr>
            <w:tcW w:w="1995" w:type="dxa"/>
            <w:tcBorders>
              <w:top w:val="single" w:sz="4" w:space="0" w:color="auto"/>
              <w:left w:val="single" w:sz="6" w:space="0" w:color="auto"/>
              <w:bottom w:val="single" w:sz="4" w:space="0" w:color="auto"/>
              <w:right w:val="single" w:sz="4" w:space="0" w:color="auto"/>
            </w:tcBorders>
          </w:tcPr>
          <w:p w14:paraId="09D9BB52" w14:textId="77777777" w:rsidR="0010764F" w:rsidRDefault="00000000">
            <w:pPr>
              <w:jc w:val="left"/>
              <w:rPr>
                <w:rFonts w:ascii="宋体" w:hAnsi="宋体" w:hint="eastAsia"/>
                <w:sz w:val="24"/>
                <w:szCs w:val="24"/>
              </w:rPr>
            </w:pPr>
            <w:r>
              <w:rPr>
                <w:rFonts w:ascii="宋体" w:hAnsi="宋体" w:hint="eastAsia"/>
                <w:sz w:val="24"/>
                <w:szCs w:val="24"/>
              </w:rPr>
              <w:t>3. 材料费</w:t>
            </w:r>
          </w:p>
        </w:tc>
        <w:tc>
          <w:tcPr>
            <w:tcW w:w="1155" w:type="dxa"/>
            <w:tcBorders>
              <w:top w:val="single" w:sz="4" w:space="0" w:color="auto"/>
              <w:left w:val="single" w:sz="4" w:space="0" w:color="auto"/>
              <w:bottom w:val="single" w:sz="4" w:space="0" w:color="auto"/>
              <w:right w:val="single" w:sz="4" w:space="0" w:color="auto"/>
            </w:tcBorders>
          </w:tcPr>
          <w:p w14:paraId="00F3E2FA" w14:textId="06E33A08" w:rsidR="0010764F" w:rsidRDefault="00893D2B">
            <w:pPr>
              <w:rPr>
                <w:b/>
                <w:bCs/>
              </w:rPr>
            </w:pPr>
            <w:r>
              <w:rPr>
                <w:rFonts w:hint="eastAsia"/>
                <w:b/>
                <w:bCs/>
              </w:rPr>
              <w:t>2500</w:t>
            </w:r>
          </w:p>
        </w:tc>
        <w:tc>
          <w:tcPr>
            <w:tcW w:w="2205" w:type="dxa"/>
            <w:tcBorders>
              <w:top w:val="single" w:sz="4" w:space="0" w:color="auto"/>
              <w:left w:val="single" w:sz="4" w:space="0" w:color="auto"/>
              <w:bottom w:val="single" w:sz="4" w:space="0" w:color="auto"/>
              <w:right w:val="single" w:sz="4" w:space="0" w:color="auto"/>
            </w:tcBorders>
          </w:tcPr>
          <w:p w14:paraId="27574E6A" w14:textId="38C25EF8" w:rsidR="0010764F" w:rsidRDefault="00893D2B">
            <w:pPr>
              <w:rPr>
                <w:b/>
                <w:bCs/>
              </w:rPr>
            </w:pPr>
            <w:r w:rsidRPr="00893D2B">
              <w:rPr>
                <w:b/>
                <w:bCs/>
              </w:rPr>
              <w:t>首批</w:t>
            </w:r>
            <w:r w:rsidRPr="00893D2B">
              <w:rPr>
                <w:b/>
                <w:bCs/>
              </w:rPr>
              <w:t>20</w:t>
            </w:r>
            <w:r w:rsidRPr="00893D2B">
              <w:rPr>
                <w:b/>
                <w:bCs/>
              </w:rPr>
              <w:t>款</w:t>
            </w:r>
            <w:r>
              <w:rPr>
                <w:rFonts w:hint="eastAsia"/>
                <w:b/>
                <w:bCs/>
              </w:rPr>
              <w:t>青岛赶海常见</w:t>
            </w:r>
            <w:r w:rsidRPr="00893D2B">
              <w:rPr>
                <w:b/>
                <w:bCs/>
              </w:rPr>
              <w:t>海洋物种</w:t>
            </w:r>
            <w:r w:rsidRPr="00893D2B">
              <w:rPr>
                <w:b/>
                <w:bCs/>
              </w:rPr>
              <w:t>UI</w:t>
            </w:r>
            <w:r w:rsidRPr="00893D2B">
              <w:rPr>
                <w:b/>
                <w:bCs/>
              </w:rPr>
              <w:t>插画设计补贴、首批</w:t>
            </w:r>
            <w:r w:rsidRPr="00893D2B">
              <w:rPr>
                <w:b/>
                <w:bCs/>
              </w:rPr>
              <w:t>“</w:t>
            </w:r>
            <w:r w:rsidRPr="00893D2B">
              <w:rPr>
                <w:b/>
                <w:bCs/>
              </w:rPr>
              <w:t>成就徽章</w:t>
            </w:r>
            <w:r w:rsidRPr="00893D2B">
              <w:rPr>
                <w:b/>
                <w:bCs/>
              </w:rPr>
              <w:t>”</w:t>
            </w:r>
            <w:r w:rsidRPr="00893D2B">
              <w:rPr>
                <w:b/>
                <w:bCs/>
              </w:rPr>
              <w:t>实体文创打样与制作费</w:t>
            </w:r>
          </w:p>
        </w:tc>
        <w:tc>
          <w:tcPr>
            <w:tcW w:w="1560" w:type="dxa"/>
            <w:tcBorders>
              <w:top w:val="single" w:sz="4" w:space="0" w:color="auto"/>
              <w:left w:val="single" w:sz="4" w:space="0" w:color="auto"/>
              <w:bottom w:val="single" w:sz="4" w:space="0" w:color="auto"/>
              <w:right w:val="single" w:sz="4" w:space="0" w:color="auto"/>
            </w:tcBorders>
          </w:tcPr>
          <w:p w14:paraId="5B67F7D2" w14:textId="2A2247A8" w:rsidR="0010764F" w:rsidRDefault="00893D2B">
            <w:pPr>
              <w:rPr>
                <w:b/>
                <w:bCs/>
              </w:rPr>
            </w:pPr>
            <w:r>
              <w:rPr>
                <w:rFonts w:hint="eastAsia"/>
                <w:b/>
                <w:bCs/>
              </w:rPr>
              <w:t>1500</w:t>
            </w:r>
          </w:p>
        </w:tc>
        <w:tc>
          <w:tcPr>
            <w:tcW w:w="1590" w:type="dxa"/>
            <w:tcBorders>
              <w:top w:val="single" w:sz="4" w:space="0" w:color="auto"/>
              <w:left w:val="single" w:sz="4" w:space="0" w:color="auto"/>
              <w:bottom w:val="single" w:sz="4" w:space="0" w:color="auto"/>
              <w:right w:val="single" w:sz="4" w:space="0" w:color="auto"/>
            </w:tcBorders>
          </w:tcPr>
          <w:p w14:paraId="3E9B2B4A" w14:textId="433A7C8F" w:rsidR="0010764F" w:rsidRDefault="00893D2B">
            <w:pPr>
              <w:rPr>
                <w:b/>
                <w:bCs/>
              </w:rPr>
            </w:pPr>
            <w:r>
              <w:rPr>
                <w:rFonts w:hint="eastAsia"/>
                <w:b/>
                <w:bCs/>
              </w:rPr>
              <w:t>1000</w:t>
            </w:r>
          </w:p>
        </w:tc>
      </w:tr>
      <w:tr w:rsidR="0010764F" w14:paraId="35D07196" w14:textId="77777777">
        <w:trPr>
          <w:cantSplit/>
          <w:trHeight w:val="558"/>
        </w:trPr>
        <w:tc>
          <w:tcPr>
            <w:tcW w:w="1995" w:type="dxa"/>
            <w:tcBorders>
              <w:top w:val="single" w:sz="4" w:space="0" w:color="auto"/>
              <w:left w:val="single" w:sz="6" w:space="0" w:color="auto"/>
              <w:bottom w:val="single" w:sz="4" w:space="0" w:color="auto"/>
              <w:right w:val="single" w:sz="4" w:space="0" w:color="auto"/>
            </w:tcBorders>
            <w:vAlign w:val="center"/>
          </w:tcPr>
          <w:p w14:paraId="489645D7" w14:textId="77777777" w:rsidR="0010764F" w:rsidRDefault="00000000">
            <w:pPr>
              <w:jc w:val="center"/>
              <w:rPr>
                <w:rFonts w:ascii="宋体" w:hAnsi="宋体" w:hint="eastAsia"/>
                <w:sz w:val="24"/>
                <w:szCs w:val="24"/>
              </w:rPr>
            </w:pPr>
            <w:r>
              <w:rPr>
                <w:rFonts w:ascii="宋体" w:hAnsi="宋体" w:hint="eastAsia"/>
                <w:sz w:val="24"/>
                <w:szCs w:val="24"/>
              </w:rPr>
              <w:t>学校批准经费</w:t>
            </w:r>
          </w:p>
        </w:tc>
        <w:tc>
          <w:tcPr>
            <w:tcW w:w="1155" w:type="dxa"/>
            <w:tcBorders>
              <w:top w:val="single" w:sz="4" w:space="0" w:color="auto"/>
              <w:left w:val="single" w:sz="4" w:space="0" w:color="auto"/>
              <w:bottom w:val="single" w:sz="4" w:space="0" w:color="auto"/>
              <w:right w:val="single" w:sz="4" w:space="0" w:color="auto"/>
            </w:tcBorders>
          </w:tcPr>
          <w:p w14:paraId="480229EA" w14:textId="77777777" w:rsidR="0010764F" w:rsidRDefault="0010764F">
            <w:pPr>
              <w:rPr>
                <w:b/>
                <w:bCs/>
              </w:rPr>
            </w:pPr>
          </w:p>
        </w:tc>
        <w:tc>
          <w:tcPr>
            <w:tcW w:w="2205" w:type="dxa"/>
            <w:tcBorders>
              <w:top w:val="single" w:sz="4" w:space="0" w:color="auto"/>
              <w:left w:val="single" w:sz="4" w:space="0" w:color="auto"/>
              <w:bottom w:val="single" w:sz="4" w:space="0" w:color="auto"/>
              <w:right w:val="single" w:sz="4" w:space="0" w:color="auto"/>
            </w:tcBorders>
          </w:tcPr>
          <w:p w14:paraId="160EC390" w14:textId="77777777" w:rsidR="0010764F" w:rsidRDefault="0010764F">
            <w:pPr>
              <w:rPr>
                <w:b/>
                <w:bCs/>
              </w:rPr>
            </w:pPr>
          </w:p>
        </w:tc>
        <w:tc>
          <w:tcPr>
            <w:tcW w:w="1560" w:type="dxa"/>
            <w:tcBorders>
              <w:top w:val="single" w:sz="4" w:space="0" w:color="auto"/>
              <w:left w:val="single" w:sz="4" w:space="0" w:color="auto"/>
              <w:bottom w:val="single" w:sz="4" w:space="0" w:color="auto"/>
              <w:right w:val="single" w:sz="4" w:space="0" w:color="auto"/>
            </w:tcBorders>
          </w:tcPr>
          <w:p w14:paraId="4F711EB6" w14:textId="77777777" w:rsidR="0010764F" w:rsidRDefault="0010764F">
            <w:pPr>
              <w:rPr>
                <w:b/>
                <w:bCs/>
              </w:rPr>
            </w:pPr>
          </w:p>
        </w:tc>
        <w:tc>
          <w:tcPr>
            <w:tcW w:w="1590" w:type="dxa"/>
            <w:tcBorders>
              <w:top w:val="single" w:sz="4" w:space="0" w:color="auto"/>
              <w:left w:val="single" w:sz="4" w:space="0" w:color="auto"/>
              <w:bottom w:val="single" w:sz="4" w:space="0" w:color="auto"/>
              <w:right w:val="single" w:sz="4" w:space="0" w:color="auto"/>
            </w:tcBorders>
          </w:tcPr>
          <w:p w14:paraId="41B41D2F" w14:textId="77777777" w:rsidR="0010764F" w:rsidRDefault="0010764F">
            <w:pPr>
              <w:rPr>
                <w:b/>
                <w:bCs/>
              </w:rPr>
            </w:pPr>
          </w:p>
        </w:tc>
      </w:tr>
    </w:tbl>
    <w:p w14:paraId="18A25558" w14:textId="77777777" w:rsidR="0010764F" w:rsidRDefault="00000000">
      <w:pPr>
        <w:numPr>
          <w:ilvl w:val="0"/>
          <w:numId w:val="2"/>
        </w:numPr>
        <w:spacing w:beforeLines="50" w:before="156" w:afterLines="50" w:after="156" w:line="300" w:lineRule="auto"/>
        <w:ind w:right="567"/>
        <w:rPr>
          <w:rFonts w:eastAsia="黑体"/>
          <w:bCs/>
          <w:sz w:val="28"/>
        </w:rPr>
      </w:pPr>
      <w:r>
        <w:rPr>
          <w:rFonts w:eastAsia="黑体" w:hint="eastAsia"/>
          <w:bCs/>
          <w:sz w:val="28"/>
        </w:rPr>
        <w:t>指导教师意见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10764F" w14:paraId="55C7133A" w14:textId="77777777">
        <w:trPr>
          <w:trHeight w:hRule="exact" w:val="3211"/>
        </w:trPr>
        <w:tc>
          <w:tcPr>
            <w:tcW w:w="8505" w:type="dxa"/>
            <w:tcBorders>
              <w:top w:val="single" w:sz="4" w:space="0" w:color="auto"/>
              <w:left w:val="single" w:sz="4" w:space="0" w:color="auto"/>
              <w:bottom w:val="single" w:sz="4" w:space="0" w:color="auto"/>
              <w:right w:val="single" w:sz="4" w:space="0" w:color="auto"/>
            </w:tcBorders>
          </w:tcPr>
          <w:p w14:paraId="26B0E03F" w14:textId="77777777" w:rsidR="0010764F" w:rsidRDefault="0010764F">
            <w:pPr>
              <w:rPr>
                <w:rFonts w:ascii="仿宋_GB2312" w:eastAsia="仿宋_GB2312"/>
                <w:sz w:val="24"/>
              </w:rPr>
            </w:pPr>
          </w:p>
          <w:p w14:paraId="6A978B1B" w14:textId="77777777" w:rsidR="0010764F" w:rsidRDefault="0010764F">
            <w:pPr>
              <w:spacing w:line="360" w:lineRule="auto"/>
              <w:rPr>
                <w:rFonts w:ascii="仿宋_GB2312" w:eastAsia="仿宋_GB2312"/>
                <w:sz w:val="24"/>
              </w:rPr>
            </w:pPr>
          </w:p>
          <w:p w14:paraId="52C069D1" w14:textId="77777777" w:rsidR="0010764F" w:rsidRDefault="0010764F">
            <w:pPr>
              <w:spacing w:line="360" w:lineRule="auto"/>
              <w:rPr>
                <w:rFonts w:ascii="仿宋_GB2312" w:eastAsia="仿宋_GB2312"/>
                <w:sz w:val="24"/>
              </w:rPr>
            </w:pPr>
          </w:p>
          <w:p w14:paraId="3AA85D0E" w14:textId="77777777" w:rsidR="0010764F" w:rsidRDefault="0010764F">
            <w:pPr>
              <w:spacing w:line="360" w:lineRule="auto"/>
              <w:rPr>
                <w:rFonts w:ascii="仿宋_GB2312" w:eastAsia="仿宋_GB2312"/>
                <w:sz w:val="24"/>
              </w:rPr>
            </w:pPr>
          </w:p>
          <w:p w14:paraId="6806ABAA" w14:textId="77777777" w:rsidR="0010764F" w:rsidRDefault="0010764F">
            <w:pPr>
              <w:spacing w:line="360" w:lineRule="auto"/>
              <w:rPr>
                <w:rFonts w:ascii="仿宋_GB2312" w:eastAsia="仿宋_GB2312"/>
                <w:sz w:val="24"/>
              </w:rPr>
            </w:pPr>
          </w:p>
          <w:p w14:paraId="62F480D5" w14:textId="77777777" w:rsidR="0010764F" w:rsidRDefault="00000000">
            <w:pPr>
              <w:spacing w:line="360" w:lineRule="auto"/>
              <w:rPr>
                <w:rFonts w:ascii="仿宋_GB2312" w:eastAsia="仿宋_GB2312"/>
                <w:b/>
                <w:sz w:val="24"/>
              </w:rPr>
            </w:pPr>
            <w:r>
              <w:rPr>
                <w:rFonts w:ascii="仿宋_GB2312" w:eastAsia="仿宋_GB2312" w:hint="eastAsia"/>
                <w:sz w:val="24"/>
              </w:rPr>
              <w:t xml:space="preserve">                                           </w:t>
            </w:r>
            <w:r>
              <w:rPr>
                <w:rFonts w:ascii="仿宋_GB2312" w:eastAsia="仿宋_GB2312" w:hint="eastAsia"/>
                <w:b/>
                <w:sz w:val="24"/>
              </w:rPr>
              <w:t>导师（签章）：</w:t>
            </w:r>
          </w:p>
          <w:p w14:paraId="58FF50AE" w14:textId="77777777" w:rsidR="0010764F" w:rsidRDefault="00000000">
            <w:pPr>
              <w:spacing w:line="360" w:lineRule="auto"/>
              <w:ind w:firstLineChars="2639" w:firstLine="6334"/>
              <w:rPr>
                <w:rFonts w:ascii="仿宋_GB2312" w:eastAsia="仿宋_GB2312"/>
                <w:b/>
                <w:sz w:val="24"/>
              </w:rPr>
            </w:pPr>
            <w:r>
              <w:rPr>
                <w:rFonts w:ascii="仿宋_GB2312" w:eastAsia="仿宋_GB2312" w:hint="eastAsia"/>
                <w:b/>
                <w:sz w:val="24"/>
              </w:rPr>
              <w:t>年  月   日</w:t>
            </w:r>
          </w:p>
        </w:tc>
      </w:tr>
    </w:tbl>
    <w:p w14:paraId="5139871D" w14:textId="77777777" w:rsidR="0010764F" w:rsidRDefault="00000000">
      <w:pPr>
        <w:numPr>
          <w:ilvl w:val="0"/>
          <w:numId w:val="2"/>
        </w:numPr>
        <w:spacing w:beforeLines="50" w:before="156" w:afterLines="50" w:after="156" w:line="300" w:lineRule="auto"/>
        <w:ind w:right="567"/>
        <w:rPr>
          <w:rFonts w:eastAsia="黑体"/>
          <w:bCs/>
          <w:sz w:val="28"/>
        </w:rPr>
      </w:pPr>
      <w:r>
        <w:rPr>
          <w:rFonts w:eastAsia="黑体" w:hint="eastAsia"/>
          <w:bCs/>
          <w:sz w:val="28"/>
        </w:rPr>
        <w:t>企业导师意见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10764F" w14:paraId="13F198E6" w14:textId="77777777">
        <w:trPr>
          <w:trHeight w:hRule="exact" w:val="3603"/>
        </w:trPr>
        <w:tc>
          <w:tcPr>
            <w:tcW w:w="8505" w:type="dxa"/>
            <w:tcBorders>
              <w:top w:val="single" w:sz="4" w:space="0" w:color="auto"/>
              <w:left w:val="single" w:sz="4" w:space="0" w:color="auto"/>
              <w:bottom w:val="single" w:sz="4" w:space="0" w:color="auto"/>
              <w:right w:val="single" w:sz="4" w:space="0" w:color="auto"/>
            </w:tcBorders>
          </w:tcPr>
          <w:p w14:paraId="270144B8" w14:textId="77777777" w:rsidR="0010764F" w:rsidRDefault="0010764F">
            <w:pPr>
              <w:spacing w:line="360" w:lineRule="auto"/>
              <w:rPr>
                <w:rFonts w:ascii="仿宋_GB2312" w:eastAsia="仿宋_GB2312"/>
                <w:sz w:val="24"/>
              </w:rPr>
            </w:pPr>
          </w:p>
          <w:p w14:paraId="76B610DF" w14:textId="77777777" w:rsidR="0010764F" w:rsidRDefault="0010764F">
            <w:pPr>
              <w:spacing w:line="360" w:lineRule="auto"/>
              <w:rPr>
                <w:rFonts w:ascii="仿宋_GB2312" w:eastAsia="仿宋_GB2312"/>
                <w:sz w:val="24"/>
              </w:rPr>
            </w:pPr>
          </w:p>
          <w:p w14:paraId="41B22689" w14:textId="77777777" w:rsidR="0010764F" w:rsidRDefault="0010764F">
            <w:pPr>
              <w:spacing w:line="360" w:lineRule="auto"/>
              <w:rPr>
                <w:rFonts w:ascii="仿宋_GB2312" w:eastAsia="仿宋_GB2312"/>
                <w:sz w:val="24"/>
              </w:rPr>
            </w:pPr>
          </w:p>
          <w:p w14:paraId="6A7D226B" w14:textId="77777777" w:rsidR="0010764F" w:rsidRDefault="0010764F">
            <w:pPr>
              <w:spacing w:line="360" w:lineRule="auto"/>
              <w:rPr>
                <w:rFonts w:ascii="仿宋_GB2312" w:eastAsia="仿宋_GB2312"/>
                <w:sz w:val="24"/>
              </w:rPr>
            </w:pPr>
          </w:p>
          <w:p w14:paraId="5D9E5C1B" w14:textId="77777777" w:rsidR="0010764F" w:rsidRDefault="0010764F">
            <w:pPr>
              <w:spacing w:line="360" w:lineRule="auto"/>
              <w:rPr>
                <w:rFonts w:ascii="仿宋_GB2312" w:eastAsia="仿宋_GB2312"/>
                <w:sz w:val="24"/>
              </w:rPr>
            </w:pPr>
          </w:p>
          <w:p w14:paraId="1F404D9B" w14:textId="77777777" w:rsidR="0010764F" w:rsidRDefault="00000000">
            <w:pPr>
              <w:spacing w:line="360" w:lineRule="auto"/>
              <w:rPr>
                <w:rFonts w:ascii="仿宋_GB2312" w:eastAsia="仿宋_GB2312"/>
                <w:sz w:val="24"/>
              </w:rPr>
            </w:pPr>
            <w:r>
              <w:rPr>
                <w:rFonts w:ascii="仿宋_GB2312" w:eastAsia="仿宋_GB2312" w:hint="eastAsia"/>
                <w:sz w:val="24"/>
              </w:rPr>
              <w:t xml:space="preserve">                                           </w:t>
            </w:r>
          </w:p>
          <w:p w14:paraId="00EDE5F7" w14:textId="77777777" w:rsidR="0010764F" w:rsidRDefault="00000000">
            <w:pPr>
              <w:spacing w:line="360" w:lineRule="auto"/>
              <w:ind w:firstLineChars="2200" w:firstLine="5280"/>
              <w:rPr>
                <w:rFonts w:ascii="仿宋_GB2312" w:eastAsia="仿宋_GB2312"/>
                <w:b/>
                <w:sz w:val="24"/>
              </w:rPr>
            </w:pPr>
            <w:r>
              <w:rPr>
                <w:rFonts w:ascii="仿宋_GB2312" w:eastAsia="仿宋_GB2312" w:hint="eastAsia"/>
                <w:b/>
                <w:sz w:val="24"/>
              </w:rPr>
              <w:t>导师（签章）：</w:t>
            </w:r>
          </w:p>
          <w:p w14:paraId="419BE01D" w14:textId="77777777" w:rsidR="0010764F" w:rsidRDefault="00000000">
            <w:pPr>
              <w:spacing w:line="360" w:lineRule="auto"/>
              <w:ind w:firstLineChars="2639" w:firstLine="6334"/>
              <w:rPr>
                <w:rFonts w:ascii="仿宋_GB2312" w:eastAsia="仿宋_GB2312"/>
                <w:b/>
                <w:sz w:val="24"/>
              </w:rPr>
            </w:pPr>
            <w:r>
              <w:rPr>
                <w:rFonts w:ascii="仿宋_GB2312" w:eastAsia="仿宋_GB2312" w:hint="eastAsia"/>
                <w:b/>
                <w:sz w:val="24"/>
              </w:rPr>
              <w:t>年  月   日</w:t>
            </w:r>
          </w:p>
        </w:tc>
      </w:tr>
    </w:tbl>
    <w:p w14:paraId="36835EC3" w14:textId="77777777" w:rsidR="0010764F" w:rsidRDefault="00000000">
      <w:pPr>
        <w:numPr>
          <w:ilvl w:val="0"/>
          <w:numId w:val="2"/>
        </w:numPr>
        <w:spacing w:beforeLines="50" w:before="156" w:afterLines="50" w:after="156" w:line="300" w:lineRule="auto"/>
        <w:ind w:right="567"/>
        <w:rPr>
          <w:rFonts w:eastAsia="黑体"/>
          <w:bCs/>
          <w:sz w:val="28"/>
        </w:rPr>
      </w:pPr>
      <w:r>
        <w:rPr>
          <w:rFonts w:eastAsia="黑体" w:hint="eastAsia"/>
          <w:bCs/>
          <w:sz w:val="28"/>
        </w:rPr>
        <w:t>院系推荐意见</w:t>
      </w:r>
      <w:r>
        <w:rPr>
          <w:rFonts w:eastAsia="黑体"/>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10764F" w14:paraId="2568B435" w14:textId="77777777">
        <w:trPr>
          <w:trHeight w:hRule="exact" w:val="4826"/>
        </w:trPr>
        <w:tc>
          <w:tcPr>
            <w:tcW w:w="8505" w:type="dxa"/>
            <w:tcBorders>
              <w:top w:val="single" w:sz="4" w:space="0" w:color="auto"/>
              <w:left w:val="single" w:sz="4" w:space="0" w:color="auto"/>
              <w:bottom w:val="single" w:sz="4" w:space="0" w:color="auto"/>
              <w:right w:val="single" w:sz="4" w:space="0" w:color="auto"/>
            </w:tcBorders>
          </w:tcPr>
          <w:p w14:paraId="68D722F3" w14:textId="77777777" w:rsidR="0010764F" w:rsidRDefault="0010764F">
            <w:pPr>
              <w:rPr>
                <w:rFonts w:ascii="仿宋_GB2312" w:eastAsia="仿宋_GB2312"/>
                <w:sz w:val="24"/>
              </w:rPr>
            </w:pPr>
          </w:p>
          <w:p w14:paraId="2064A264" w14:textId="77777777" w:rsidR="0010764F" w:rsidRDefault="0010764F">
            <w:pPr>
              <w:spacing w:line="360" w:lineRule="auto"/>
              <w:rPr>
                <w:rFonts w:ascii="仿宋_GB2312" w:eastAsia="仿宋_GB2312"/>
                <w:sz w:val="24"/>
              </w:rPr>
            </w:pPr>
          </w:p>
          <w:p w14:paraId="4FB68F33" w14:textId="77777777" w:rsidR="0010764F" w:rsidRDefault="0010764F">
            <w:pPr>
              <w:spacing w:line="360" w:lineRule="auto"/>
              <w:rPr>
                <w:rFonts w:ascii="仿宋_GB2312" w:eastAsia="仿宋_GB2312"/>
                <w:sz w:val="24"/>
              </w:rPr>
            </w:pPr>
          </w:p>
          <w:p w14:paraId="29A06C33" w14:textId="77777777" w:rsidR="0010764F" w:rsidRDefault="0010764F">
            <w:pPr>
              <w:spacing w:line="360" w:lineRule="auto"/>
              <w:rPr>
                <w:rFonts w:ascii="仿宋_GB2312" w:eastAsia="仿宋_GB2312"/>
                <w:sz w:val="24"/>
              </w:rPr>
            </w:pPr>
          </w:p>
          <w:p w14:paraId="0A639DBF" w14:textId="77777777" w:rsidR="0010764F" w:rsidRDefault="00000000">
            <w:pPr>
              <w:spacing w:line="360" w:lineRule="auto"/>
              <w:rPr>
                <w:rFonts w:ascii="仿宋_GB2312" w:eastAsia="仿宋_GB2312"/>
                <w:b/>
                <w:sz w:val="24"/>
              </w:rPr>
            </w:pPr>
            <w:r>
              <w:rPr>
                <w:rFonts w:ascii="仿宋_GB2312" w:eastAsia="仿宋_GB2312" w:hint="eastAsia"/>
                <w:sz w:val="24"/>
              </w:rPr>
              <w:t xml:space="preserve">                                     </w:t>
            </w:r>
          </w:p>
          <w:p w14:paraId="2AA76B39" w14:textId="77777777" w:rsidR="0010764F" w:rsidRDefault="0010764F">
            <w:pPr>
              <w:spacing w:line="360" w:lineRule="auto"/>
              <w:rPr>
                <w:rFonts w:ascii="仿宋_GB2312" w:eastAsia="仿宋_GB2312"/>
                <w:b/>
                <w:sz w:val="24"/>
              </w:rPr>
            </w:pPr>
          </w:p>
          <w:p w14:paraId="73C94471" w14:textId="77777777" w:rsidR="0010764F" w:rsidRDefault="0010764F">
            <w:pPr>
              <w:spacing w:line="360" w:lineRule="auto"/>
              <w:rPr>
                <w:rFonts w:ascii="仿宋_GB2312" w:eastAsia="仿宋_GB2312"/>
                <w:b/>
                <w:sz w:val="24"/>
              </w:rPr>
            </w:pPr>
          </w:p>
          <w:p w14:paraId="0B53A1FC" w14:textId="77777777" w:rsidR="0010764F" w:rsidRDefault="0010764F">
            <w:pPr>
              <w:spacing w:line="360" w:lineRule="auto"/>
              <w:rPr>
                <w:rFonts w:ascii="仿宋_GB2312" w:eastAsia="仿宋_GB2312"/>
                <w:b/>
                <w:sz w:val="24"/>
              </w:rPr>
            </w:pPr>
          </w:p>
          <w:p w14:paraId="2279E8A3" w14:textId="77777777" w:rsidR="0010764F" w:rsidRDefault="00000000">
            <w:pPr>
              <w:spacing w:line="360" w:lineRule="auto"/>
              <w:ind w:firstLineChars="2196" w:firstLine="5270"/>
              <w:rPr>
                <w:rFonts w:ascii="仿宋_GB2312" w:eastAsia="仿宋_GB2312"/>
                <w:b/>
                <w:sz w:val="24"/>
              </w:rPr>
            </w:pPr>
            <w:r>
              <w:rPr>
                <w:rFonts w:ascii="仿宋_GB2312" w:eastAsia="仿宋_GB2312" w:hint="eastAsia"/>
                <w:b/>
                <w:sz w:val="24"/>
              </w:rPr>
              <w:t>单位盖章：</w:t>
            </w:r>
          </w:p>
          <w:p w14:paraId="39DE6F82" w14:textId="77777777" w:rsidR="0010764F" w:rsidRDefault="00000000">
            <w:pPr>
              <w:ind w:firstLineChars="2205" w:firstLine="5292"/>
              <w:rPr>
                <w:rFonts w:eastAsia="楷体"/>
              </w:rPr>
            </w:pPr>
            <w:r>
              <w:rPr>
                <w:rFonts w:ascii="仿宋_GB2312" w:eastAsia="仿宋_GB2312" w:hint="eastAsia"/>
                <w:b/>
                <w:sz w:val="24"/>
              </w:rPr>
              <w:t>年  月   日</w:t>
            </w:r>
          </w:p>
        </w:tc>
      </w:tr>
    </w:tbl>
    <w:p w14:paraId="3CD610E6" w14:textId="77777777" w:rsidR="0010764F" w:rsidRDefault="00000000">
      <w:pPr>
        <w:numPr>
          <w:ilvl w:val="0"/>
          <w:numId w:val="2"/>
        </w:numPr>
        <w:spacing w:beforeLines="50" w:before="156" w:afterLines="50" w:after="156" w:line="300" w:lineRule="auto"/>
        <w:ind w:right="567"/>
        <w:rPr>
          <w:rFonts w:eastAsia="黑体"/>
          <w:bCs/>
          <w:sz w:val="28"/>
        </w:rPr>
      </w:pPr>
      <w:r>
        <w:rPr>
          <w:rFonts w:eastAsia="黑体" w:hint="eastAsia"/>
          <w:bCs/>
          <w:sz w:val="28"/>
        </w:rPr>
        <w:t>学校推荐意见</w:t>
      </w:r>
      <w:r>
        <w:rPr>
          <w:rFonts w:eastAsia="黑体" w:hint="eastAsia"/>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10764F" w14:paraId="41DB0FFC" w14:textId="77777777">
        <w:trPr>
          <w:trHeight w:hRule="exact" w:val="3416"/>
        </w:trPr>
        <w:tc>
          <w:tcPr>
            <w:tcW w:w="8505" w:type="dxa"/>
            <w:tcBorders>
              <w:top w:val="single" w:sz="4" w:space="0" w:color="auto"/>
              <w:left w:val="single" w:sz="4" w:space="0" w:color="auto"/>
              <w:bottom w:val="single" w:sz="4" w:space="0" w:color="auto"/>
              <w:right w:val="single" w:sz="4" w:space="0" w:color="auto"/>
            </w:tcBorders>
          </w:tcPr>
          <w:p w14:paraId="7B531181" w14:textId="77777777" w:rsidR="0010764F" w:rsidRDefault="0010764F">
            <w:pPr>
              <w:rPr>
                <w:rFonts w:ascii="仿宋_GB2312" w:eastAsia="仿宋_GB2312"/>
                <w:sz w:val="24"/>
              </w:rPr>
            </w:pPr>
          </w:p>
          <w:p w14:paraId="3CD38CC8" w14:textId="77777777" w:rsidR="0010764F" w:rsidRDefault="0010764F">
            <w:pPr>
              <w:rPr>
                <w:rFonts w:ascii="仿宋_GB2312" w:eastAsia="仿宋_GB2312"/>
                <w:sz w:val="24"/>
              </w:rPr>
            </w:pPr>
          </w:p>
          <w:p w14:paraId="1ACCA582" w14:textId="77777777" w:rsidR="0010764F" w:rsidRDefault="0010764F">
            <w:pPr>
              <w:spacing w:line="360" w:lineRule="auto"/>
              <w:rPr>
                <w:rFonts w:ascii="仿宋_GB2312" w:eastAsia="仿宋_GB2312"/>
                <w:sz w:val="24"/>
              </w:rPr>
            </w:pPr>
          </w:p>
          <w:p w14:paraId="37F61F54" w14:textId="77777777" w:rsidR="0010764F" w:rsidRDefault="00000000">
            <w:pPr>
              <w:spacing w:line="360" w:lineRule="auto"/>
              <w:rPr>
                <w:rFonts w:ascii="仿宋_GB2312" w:eastAsia="仿宋_GB2312"/>
                <w:sz w:val="24"/>
              </w:rPr>
            </w:pPr>
            <w:r>
              <w:rPr>
                <w:rFonts w:ascii="仿宋_GB2312" w:eastAsia="仿宋_GB2312" w:hint="eastAsia"/>
                <w:sz w:val="24"/>
              </w:rPr>
              <w:t xml:space="preserve">                                   </w:t>
            </w:r>
          </w:p>
          <w:p w14:paraId="781CAEB5" w14:textId="77777777" w:rsidR="0010764F" w:rsidRDefault="0010764F">
            <w:pPr>
              <w:spacing w:line="360" w:lineRule="auto"/>
              <w:rPr>
                <w:rFonts w:ascii="仿宋_GB2312" w:eastAsia="仿宋_GB2312"/>
                <w:sz w:val="24"/>
              </w:rPr>
            </w:pPr>
          </w:p>
          <w:p w14:paraId="7F6743BF" w14:textId="77777777" w:rsidR="0010764F" w:rsidRDefault="0010764F">
            <w:pPr>
              <w:spacing w:line="360" w:lineRule="auto"/>
              <w:ind w:firstLineChars="2100" w:firstLine="5040"/>
              <w:rPr>
                <w:rFonts w:ascii="仿宋_GB2312" w:eastAsia="仿宋_GB2312"/>
                <w:sz w:val="24"/>
              </w:rPr>
            </w:pPr>
          </w:p>
          <w:p w14:paraId="379EE91A" w14:textId="77777777" w:rsidR="0010764F" w:rsidRDefault="00000000">
            <w:pPr>
              <w:spacing w:line="360" w:lineRule="auto"/>
              <w:ind w:firstLineChars="2100" w:firstLine="5040"/>
              <w:rPr>
                <w:rFonts w:ascii="仿宋_GB2312" w:eastAsia="仿宋_GB2312"/>
                <w:b/>
                <w:sz w:val="24"/>
              </w:rPr>
            </w:pPr>
            <w:r>
              <w:rPr>
                <w:rFonts w:ascii="仿宋_GB2312" w:eastAsia="仿宋_GB2312" w:hint="eastAsia"/>
                <w:sz w:val="24"/>
              </w:rPr>
              <w:t xml:space="preserve">   </w:t>
            </w:r>
            <w:r>
              <w:rPr>
                <w:rFonts w:ascii="仿宋_GB2312" w:eastAsia="仿宋_GB2312" w:hint="eastAsia"/>
                <w:b/>
                <w:sz w:val="24"/>
              </w:rPr>
              <w:t>单位盖章：</w:t>
            </w:r>
          </w:p>
          <w:p w14:paraId="666167E1" w14:textId="77777777" w:rsidR="0010764F" w:rsidRDefault="00000000">
            <w:pPr>
              <w:spacing w:line="360" w:lineRule="auto"/>
              <w:ind w:firstLineChars="2195" w:firstLine="5268"/>
              <w:rPr>
                <w:rFonts w:ascii="仿宋_GB2312" w:eastAsia="仿宋_GB2312"/>
                <w:b/>
                <w:sz w:val="24"/>
              </w:rPr>
            </w:pPr>
            <w:r>
              <w:rPr>
                <w:rFonts w:ascii="仿宋_GB2312" w:eastAsia="仿宋_GB2312" w:hint="eastAsia"/>
                <w:b/>
                <w:sz w:val="24"/>
              </w:rPr>
              <w:t>年  月   日</w:t>
            </w:r>
          </w:p>
        </w:tc>
      </w:tr>
    </w:tbl>
    <w:p w14:paraId="0C0109F2" w14:textId="77777777" w:rsidR="0010764F" w:rsidRDefault="0010764F"/>
    <w:sectPr w:rsidR="0010764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y6801@outlook.com" w:date="2026-06-12T20:49:00Z" w:initials="b">
    <w:p w14:paraId="0CEC0A87" w14:textId="77777777" w:rsidR="00F96431" w:rsidRDefault="00F96431" w:rsidP="00F96431">
      <w:pPr>
        <w:pStyle w:val="aa"/>
      </w:pPr>
      <w:r>
        <w:rPr>
          <w:rStyle w:val="a9"/>
        </w:rPr>
        <w:annotationRef/>
      </w:r>
      <w:r>
        <w:rPr>
          <w:rFonts w:hint="eastAsia"/>
        </w:rPr>
        <w:t>我觉得物理海洋数据有点别扭，海洋水文气象数据是行业的术语。</w:t>
      </w:r>
    </w:p>
  </w:comment>
  <w:comment w:id="40" w:author="by6801@outlook.com" w:date="2026-06-12T20:56:00Z" w:initials="b">
    <w:p w14:paraId="0F6534CB" w14:textId="77777777" w:rsidR="00356B59" w:rsidRDefault="00356B59" w:rsidP="00356B59">
      <w:pPr>
        <w:pStyle w:val="aa"/>
      </w:pPr>
      <w:r>
        <w:rPr>
          <w:rStyle w:val="a9"/>
        </w:rPr>
        <w:annotationRef/>
      </w:r>
      <w:r>
        <w:rPr>
          <w:rFonts w:hint="eastAsia"/>
        </w:rPr>
        <w:t>当文中要使用英文缩写时，第一次出现的专有名词要按照</w:t>
      </w:r>
      <w:r>
        <w:rPr>
          <w:rFonts w:hint="eastAsia"/>
          <w:b/>
          <w:bCs/>
        </w:rPr>
        <w:t>中文全称（英文全称，英文缩写）</w:t>
      </w:r>
      <w:r>
        <w:rPr>
          <w:rFonts w:hint="eastAsia"/>
        </w:rPr>
        <w:t>的形式给出全部信息，之后只使用英文缩写就行了。</w:t>
      </w:r>
    </w:p>
  </w:comment>
  <w:comment w:id="47" w:author="by6801@outlook.com" w:date="2026-06-12T20:58:00Z" w:initials="b">
    <w:p w14:paraId="513640DE" w14:textId="77777777" w:rsidR="00356B59" w:rsidRDefault="00356B59" w:rsidP="00356B59">
      <w:pPr>
        <w:pStyle w:val="aa"/>
      </w:pPr>
      <w:r>
        <w:rPr>
          <w:rStyle w:val="a9"/>
        </w:rPr>
        <w:annotationRef/>
      </w:r>
      <w:r>
        <w:rPr>
          <w:rFonts w:hint="eastAsia"/>
        </w:rPr>
        <w:t>这个前文没有交代，最好在“</w:t>
      </w:r>
      <w:r>
        <w:rPr>
          <w:rFonts w:hint="eastAsia"/>
          <w:b/>
          <w:bCs/>
        </w:rPr>
        <w:t>（一）项目简介</w:t>
      </w:r>
      <w:r>
        <w:rPr>
          <w:b/>
          <w:bCs/>
        </w:rPr>
        <w:t>”</w:t>
      </w:r>
      <w:r>
        <w:rPr>
          <w:rFonts w:hint="eastAsia"/>
        </w:rPr>
        <w:t>中予以交代。</w:t>
      </w:r>
    </w:p>
  </w:comment>
  <w:comment w:id="48" w:author="by6801@outlook.com" w:date="2026-06-12T20:59:00Z" w:initials="b">
    <w:p w14:paraId="3F1FFC4D" w14:textId="77777777" w:rsidR="00356B59" w:rsidRDefault="00356B59" w:rsidP="00356B59">
      <w:pPr>
        <w:pStyle w:val="aa"/>
      </w:pPr>
      <w:r>
        <w:rPr>
          <w:rStyle w:val="a9"/>
        </w:rPr>
        <w:annotationRef/>
      </w:r>
      <w:r>
        <w:rPr>
          <w:rFonts w:hint="eastAsia"/>
        </w:rPr>
        <w:t>同上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EC0A87" w15:done="0"/>
  <w15:commentEx w15:paraId="0F6534CB" w15:done="0"/>
  <w15:commentEx w15:paraId="513640DE" w15:done="0"/>
  <w15:commentEx w15:paraId="3F1FFC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EACDA1" w16cex:dateUtc="2026-06-12T12:49:00Z"/>
  <w16cex:commentExtensible w16cex:durableId="0E194B6B" w16cex:dateUtc="2026-06-12T12:56:00Z"/>
  <w16cex:commentExtensible w16cex:durableId="08938FA6" w16cex:dateUtc="2026-06-12T12:58:00Z"/>
  <w16cex:commentExtensible w16cex:durableId="58A77667" w16cex:dateUtc="2026-06-12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EC0A87" w16cid:durableId="40EACDA1"/>
  <w16cid:commentId w16cid:paraId="0F6534CB" w16cid:durableId="0E194B6B"/>
  <w16cid:commentId w16cid:paraId="513640DE" w16cid:durableId="08938FA6"/>
  <w16cid:commentId w16cid:paraId="3F1FFC4D" w16cid:durableId="58A776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6C32" w14:textId="77777777" w:rsidR="00DD29BB" w:rsidRDefault="00DD29BB" w:rsidP="00367F5A">
      <w:r>
        <w:separator/>
      </w:r>
    </w:p>
  </w:endnote>
  <w:endnote w:type="continuationSeparator" w:id="0">
    <w:p w14:paraId="69ECD7F8" w14:textId="77777777" w:rsidR="00DD29BB" w:rsidRDefault="00DD29BB" w:rsidP="00367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楷体_GB2312">
    <w:altName w:val="微软雅黑"/>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C20E5" w14:textId="77777777" w:rsidR="00DD29BB" w:rsidRDefault="00DD29BB" w:rsidP="00367F5A">
      <w:r>
        <w:separator/>
      </w:r>
    </w:p>
  </w:footnote>
  <w:footnote w:type="continuationSeparator" w:id="0">
    <w:p w14:paraId="2C7F7096" w14:textId="77777777" w:rsidR="00DD29BB" w:rsidRDefault="00DD29BB" w:rsidP="00367F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45FC14C3"/>
    <w:multiLevelType w:val="multilevel"/>
    <w:tmpl w:val="45FC14C3"/>
    <w:lvl w:ilvl="0">
      <w:start w:val="1"/>
      <w:numFmt w:val="japaneseCounting"/>
      <w:lvlText w:val="%1、"/>
      <w:lvlJc w:val="left"/>
      <w:pPr>
        <w:tabs>
          <w:tab w:val="left" w:pos="552"/>
        </w:tabs>
        <w:ind w:left="552" w:hanging="552"/>
      </w:pPr>
      <w:rPr>
        <w:rFonts w:eastAsia="黑体"/>
        <w:sz w:val="28"/>
      </w:rPr>
    </w:lvl>
    <w:lvl w:ilvl="1">
      <w:start w:val="1"/>
      <w:numFmt w:val="lowerLetter"/>
      <w:lvlText w:val="%2)"/>
      <w:lvlJc w:val="left"/>
      <w:pPr>
        <w:tabs>
          <w:tab w:val="left" w:pos="-140"/>
        </w:tabs>
        <w:ind w:left="-140" w:hanging="420"/>
      </w:pPr>
    </w:lvl>
    <w:lvl w:ilvl="2">
      <w:start w:val="1"/>
      <w:numFmt w:val="lowerRoman"/>
      <w:lvlText w:val="%3."/>
      <w:lvlJc w:val="right"/>
      <w:pPr>
        <w:tabs>
          <w:tab w:val="left" w:pos="280"/>
        </w:tabs>
        <w:ind w:left="280" w:hanging="420"/>
      </w:pPr>
    </w:lvl>
    <w:lvl w:ilvl="3">
      <w:start w:val="1"/>
      <w:numFmt w:val="decimal"/>
      <w:lvlText w:val="%4."/>
      <w:lvlJc w:val="left"/>
      <w:pPr>
        <w:tabs>
          <w:tab w:val="left" w:pos="700"/>
        </w:tabs>
        <w:ind w:left="700" w:hanging="420"/>
      </w:pPr>
    </w:lvl>
    <w:lvl w:ilvl="4">
      <w:start w:val="1"/>
      <w:numFmt w:val="lowerLetter"/>
      <w:lvlText w:val="%5)"/>
      <w:lvlJc w:val="left"/>
      <w:pPr>
        <w:tabs>
          <w:tab w:val="left" w:pos="1120"/>
        </w:tabs>
        <w:ind w:left="1120" w:hanging="420"/>
      </w:pPr>
    </w:lvl>
    <w:lvl w:ilvl="5">
      <w:start w:val="1"/>
      <w:numFmt w:val="lowerRoman"/>
      <w:lvlText w:val="%6."/>
      <w:lvlJc w:val="right"/>
      <w:pPr>
        <w:tabs>
          <w:tab w:val="left" w:pos="1540"/>
        </w:tabs>
        <w:ind w:left="1540" w:hanging="420"/>
      </w:pPr>
    </w:lvl>
    <w:lvl w:ilvl="6">
      <w:start w:val="1"/>
      <w:numFmt w:val="decimal"/>
      <w:lvlText w:val="%7."/>
      <w:lvlJc w:val="left"/>
      <w:pPr>
        <w:tabs>
          <w:tab w:val="left" w:pos="1960"/>
        </w:tabs>
        <w:ind w:left="1960" w:hanging="420"/>
      </w:pPr>
    </w:lvl>
    <w:lvl w:ilvl="7">
      <w:start w:val="1"/>
      <w:numFmt w:val="lowerLetter"/>
      <w:lvlText w:val="%8)"/>
      <w:lvlJc w:val="left"/>
      <w:pPr>
        <w:tabs>
          <w:tab w:val="left" w:pos="2380"/>
        </w:tabs>
        <w:ind w:left="2380" w:hanging="420"/>
      </w:pPr>
    </w:lvl>
    <w:lvl w:ilvl="8">
      <w:start w:val="1"/>
      <w:numFmt w:val="lowerRoman"/>
      <w:lvlText w:val="%9."/>
      <w:lvlJc w:val="right"/>
      <w:pPr>
        <w:tabs>
          <w:tab w:val="left" w:pos="2800"/>
        </w:tabs>
        <w:ind w:left="2800" w:hanging="420"/>
      </w:pPr>
    </w:lvl>
  </w:abstractNum>
  <w:abstractNum w:abstractNumId="2" w15:restartNumberingAfterBreak="0">
    <w:nsid w:val="60BC485B"/>
    <w:multiLevelType w:val="multilevel"/>
    <w:tmpl w:val="60BC485B"/>
    <w:lvl w:ilvl="0">
      <w:start w:val="1"/>
      <w:numFmt w:val="japaneseCounting"/>
      <w:lvlText w:val="（%1）"/>
      <w:lvlJc w:val="left"/>
      <w:pPr>
        <w:tabs>
          <w:tab w:val="left" w:pos="972"/>
        </w:tabs>
        <w:ind w:left="972" w:hanging="972"/>
      </w:pPr>
      <w:rPr>
        <w:rFonts w:hint="default"/>
      </w:rPr>
    </w:lvl>
    <w:lvl w:ilvl="1">
      <w:start w:val="9"/>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613517797">
    <w:abstractNumId w:val="0"/>
  </w:num>
  <w:num w:numId="2" w16cid:durableId="967517528">
    <w:abstractNumId w:val="1"/>
  </w:num>
  <w:num w:numId="3" w16cid:durableId="184558825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y6801@outlook.com">
    <w15:presenceInfo w15:providerId="Windows Live" w15:userId="218108350b5f73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djMjg1NTJjMTdmOWMwNDJkMmM4Njc3YWVjZWYzNzEifQ=="/>
  </w:docVars>
  <w:rsids>
    <w:rsidRoot w:val="00172A27"/>
    <w:rsid w:val="00003D1E"/>
    <w:rsid w:val="000C7325"/>
    <w:rsid w:val="000F6C85"/>
    <w:rsid w:val="0010764F"/>
    <w:rsid w:val="00130E88"/>
    <w:rsid w:val="00172A27"/>
    <w:rsid w:val="002E1398"/>
    <w:rsid w:val="00356B59"/>
    <w:rsid w:val="00367F5A"/>
    <w:rsid w:val="004F74E6"/>
    <w:rsid w:val="0063314D"/>
    <w:rsid w:val="006B0A9C"/>
    <w:rsid w:val="007022BC"/>
    <w:rsid w:val="00717FCC"/>
    <w:rsid w:val="00751067"/>
    <w:rsid w:val="00851621"/>
    <w:rsid w:val="00893D2B"/>
    <w:rsid w:val="008E1E03"/>
    <w:rsid w:val="00987A9B"/>
    <w:rsid w:val="00A11884"/>
    <w:rsid w:val="00A247ED"/>
    <w:rsid w:val="00A42284"/>
    <w:rsid w:val="00A6524F"/>
    <w:rsid w:val="00A97C6C"/>
    <w:rsid w:val="00C11341"/>
    <w:rsid w:val="00CB00C6"/>
    <w:rsid w:val="00D25F34"/>
    <w:rsid w:val="00DD29BB"/>
    <w:rsid w:val="00EE5CD0"/>
    <w:rsid w:val="00F10BE7"/>
    <w:rsid w:val="00F5452D"/>
    <w:rsid w:val="00F96431"/>
    <w:rsid w:val="00F96D94"/>
    <w:rsid w:val="00FE28C7"/>
    <w:rsid w:val="0BBF48B2"/>
    <w:rsid w:val="2A3F60BA"/>
    <w:rsid w:val="4F7012F5"/>
    <w:rsid w:val="57C83650"/>
    <w:rsid w:val="5DDD4802"/>
    <w:rsid w:val="603543AA"/>
    <w:rsid w:val="F6C6C8B7"/>
    <w:rsid w:val="FFCB9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22ACA"/>
  <w15:docId w15:val="{D60CDD74-E7DE-4D20-9C8F-C511AD5F4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仿宋_GB2312" w:hAnsi="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style>
  <w:style w:type="character" w:customStyle="1" w:styleId="a6">
    <w:name w:val="页眉 字符"/>
    <w:basedOn w:val="a0"/>
    <w:link w:val="a5"/>
    <w:qFormat/>
    <w:rPr>
      <w:rFonts w:ascii="Calibri" w:eastAsia="宋体" w:hAnsi="Calibri" w:cs="Times New Roman"/>
      <w:kern w:val="2"/>
      <w:sz w:val="18"/>
      <w:szCs w:val="18"/>
    </w:rPr>
  </w:style>
  <w:style w:type="character" w:customStyle="1" w:styleId="a4">
    <w:name w:val="页脚 字符"/>
    <w:basedOn w:val="a0"/>
    <w:link w:val="a3"/>
    <w:qFormat/>
    <w:rPr>
      <w:rFonts w:ascii="Calibri" w:eastAsia="宋体" w:hAnsi="Calibri" w:cs="Times New Roman"/>
      <w:kern w:val="2"/>
      <w:sz w:val="18"/>
      <w:szCs w:val="18"/>
    </w:rPr>
  </w:style>
  <w:style w:type="paragraph" w:styleId="a7">
    <w:name w:val="Normal (Web)"/>
    <w:basedOn w:val="a"/>
    <w:semiHidden/>
    <w:unhideWhenUsed/>
    <w:rsid w:val="000C7325"/>
    <w:rPr>
      <w:rFonts w:ascii="Times New Roman" w:hAnsi="Times New Roman"/>
      <w:sz w:val="24"/>
      <w:szCs w:val="24"/>
    </w:rPr>
  </w:style>
  <w:style w:type="paragraph" w:styleId="a8">
    <w:name w:val="Revision"/>
    <w:hidden/>
    <w:uiPriority w:val="99"/>
    <w:unhideWhenUsed/>
    <w:rsid w:val="00D25F34"/>
    <w:rPr>
      <w:rFonts w:ascii="Calibri" w:eastAsia="宋体" w:hAnsi="Calibri" w:cs="Times New Roman"/>
      <w:kern w:val="2"/>
      <w:sz w:val="21"/>
      <w:szCs w:val="22"/>
    </w:rPr>
  </w:style>
  <w:style w:type="character" w:styleId="a9">
    <w:name w:val="annotation reference"/>
    <w:basedOn w:val="a0"/>
    <w:semiHidden/>
    <w:unhideWhenUsed/>
    <w:rsid w:val="00F96431"/>
    <w:rPr>
      <w:sz w:val="21"/>
      <w:szCs w:val="21"/>
    </w:rPr>
  </w:style>
  <w:style w:type="paragraph" w:styleId="aa">
    <w:name w:val="annotation text"/>
    <w:basedOn w:val="a"/>
    <w:link w:val="ab"/>
    <w:unhideWhenUsed/>
    <w:rsid w:val="00F96431"/>
    <w:pPr>
      <w:jc w:val="left"/>
    </w:pPr>
  </w:style>
  <w:style w:type="character" w:customStyle="1" w:styleId="ab">
    <w:name w:val="批注文字 字符"/>
    <w:basedOn w:val="a0"/>
    <w:link w:val="aa"/>
    <w:rsid w:val="00F96431"/>
    <w:rPr>
      <w:rFonts w:ascii="Calibri" w:eastAsia="宋体" w:hAnsi="Calibri" w:cs="Times New Roman"/>
      <w:kern w:val="2"/>
      <w:sz w:val="21"/>
      <w:szCs w:val="22"/>
    </w:rPr>
  </w:style>
  <w:style w:type="paragraph" w:styleId="ac">
    <w:name w:val="annotation subject"/>
    <w:basedOn w:val="aa"/>
    <w:next w:val="aa"/>
    <w:link w:val="ad"/>
    <w:semiHidden/>
    <w:unhideWhenUsed/>
    <w:rsid w:val="00F96431"/>
    <w:rPr>
      <w:b/>
      <w:bCs/>
    </w:rPr>
  </w:style>
  <w:style w:type="character" w:customStyle="1" w:styleId="ad">
    <w:name w:val="批注主题 字符"/>
    <w:basedOn w:val="ab"/>
    <w:link w:val="ac"/>
    <w:semiHidden/>
    <w:rsid w:val="00F96431"/>
    <w:rPr>
      <w:rFonts w:ascii="Calibri" w:eastAsia="宋体" w:hAnsi="Calibri" w:cs="Times New Roman"/>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10</Pages>
  <Words>1774</Words>
  <Characters>1935</Characters>
  <Application>Microsoft Office Word</Application>
  <DocSecurity>0</DocSecurity>
  <Lines>71</Lines>
  <Paragraphs>9</Paragraphs>
  <ScaleCrop>false</ScaleCrop>
  <Company>china</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by6801@outlook.com</cp:lastModifiedBy>
  <cp:revision>3</cp:revision>
  <dcterms:created xsi:type="dcterms:W3CDTF">2026-06-12T12:35:00Z</dcterms:created>
  <dcterms:modified xsi:type="dcterms:W3CDTF">2026-06-12T12:59:00Z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10FAA3DBD2DF49A4A35D2A722381A8C1</vt:lpwstr>
  </property>
</Properties>
</file>